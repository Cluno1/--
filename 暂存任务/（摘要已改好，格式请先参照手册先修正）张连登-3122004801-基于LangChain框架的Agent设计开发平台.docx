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34DCA"/>
    <w:p w14:paraId="2776E215">
      <w:r>
        <w:drawing>
          <wp:inline distT="0" distB="0" distL="0" distR="0">
            <wp:extent cx="762000" cy="771525"/>
            <wp:effectExtent l="19050" t="0" r="0" b="0"/>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1"/>
                    <pic:cNvPicPr>
                      <a:picLocks noChangeAspect="1" noChangeArrowheads="1"/>
                    </pic:cNvPicPr>
                  </pic:nvPicPr>
                  <pic:blipFill>
                    <a:blip r:embed="rId12"/>
                    <a:srcRect/>
                    <a:stretch>
                      <a:fillRect/>
                    </a:stretch>
                  </pic:blipFill>
                  <pic:spPr>
                    <a:xfrm>
                      <a:off x="0" y="0"/>
                      <a:ext cx="762000" cy="771525"/>
                    </a:xfrm>
                    <a:prstGeom prst="rect">
                      <a:avLst/>
                    </a:prstGeom>
                    <a:noFill/>
                    <a:ln w="9525">
                      <a:noFill/>
                      <a:miter lim="800000"/>
                      <a:headEnd/>
                      <a:tailEnd/>
                    </a:ln>
                  </pic:spPr>
                </pic:pic>
              </a:graphicData>
            </a:graphic>
          </wp:inline>
        </w:drawing>
      </w:r>
    </w:p>
    <w:p w14:paraId="16CC0AB6">
      <w:pPr>
        <w:jc w:val="center"/>
      </w:pPr>
      <w:r>
        <w:drawing>
          <wp:inline distT="0" distB="0" distL="0" distR="0">
            <wp:extent cx="3724275" cy="1047750"/>
            <wp:effectExtent l="1905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3"/>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656F9D5D"/>
    <w:p w14:paraId="1EA83A20">
      <w:pPr>
        <w:ind w:firstLine="883"/>
        <w:jc w:val="center"/>
        <w:rPr>
          <w:rFonts w:hint="eastAsia" w:ascii="黑体" w:hAnsi="黑体" w:eastAsia="黑体"/>
          <w:b/>
          <w:bCs/>
          <w:sz w:val="44"/>
          <w:szCs w:val="44"/>
        </w:rPr>
      </w:pPr>
      <w:r>
        <w:rPr>
          <w:rFonts w:hint="eastAsia" w:ascii="黑体" w:hAnsi="黑体" w:eastAsia="黑体"/>
          <w:b/>
          <w:bCs/>
          <w:sz w:val="44"/>
          <w:szCs w:val="44"/>
        </w:rPr>
        <w:t>本科生毕业设计 (论文)</w:t>
      </w:r>
    </w:p>
    <w:p w14:paraId="00BF56E2"/>
    <w:p w14:paraId="673AA7A1">
      <w:pPr>
        <w:pStyle w:val="32"/>
      </w:pPr>
      <w:bookmarkStart w:id="0" w:name="_Toc227713211"/>
      <w:bookmarkStart w:id="1" w:name="_Toc227451799"/>
      <w:r>
        <w:rPr>
          <w:rFonts w:hint="eastAsia"/>
        </w:rPr>
        <w:t>基于LangChain框架的Agent设计开发平台</w:t>
      </w:r>
      <w:bookmarkEnd w:id="0"/>
      <w:bookmarkEnd w:id="1"/>
    </w:p>
    <w:p w14:paraId="0D3D3079"/>
    <w:tbl>
      <w:tblPr>
        <w:tblStyle w:val="15"/>
        <w:tblW w:w="0" w:type="auto"/>
        <w:jc w:val="center"/>
        <w:tblLayout w:type="autofit"/>
        <w:tblCellMar>
          <w:top w:w="0" w:type="dxa"/>
          <w:left w:w="108" w:type="dxa"/>
          <w:bottom w:w="0" w:type="dxa"/>
          <w:right w:w="108" w:type="dxa"/>
        </w:tblCellMar>
      </w:tblPr>
      <w:tblGrid>
        <w:gridCol w:w="2387"/>
        <w:gridCol w:w="3763"/>
      </w:tblGrid>
      <w:tr w14:paraId="47E510ED">
        <w:tblPrEx>
          <w:tblCellMar>
            <w:top w:w="0" w:type="dxa"/>
            <w:left w:w="108" w:type="dxa"/>
            <w:bottom w:w="0" w:type="dxa"/>
            <w:right w:w="108" w:type="dxa"/>
          </w:tblCellMar>
        </w:tblPrEx>
        <w:trPr>
          <w:trHeight w:val="454" w:hRule="exact"/>
          <w:jc w:val="center"/>
        </w:trPr>
        <w:tc>
          <w:tcPr>
            <w:tcW w:w="2387" w:type="dxa"/>
            <w:vAlign w:val="center"/>
          </w:tcPr>
          <w:p w14:paraId="7F793E03">
            <w:pPr>
              <w:pStyle w:val="44"/>
            </w:pPr>
            <w:r>
              <w:rPr>
                <w:rFonts w:hint="eastAsia"/>
              </w:rPr>
              <w:t>学        院：</w:t>
            </w:r>
          </w:p>
        </w:tc>
        <w:tc>
          <w:tcPr>
            <w:tcW w:w="3763" w:type="dxa"/>
            <w:tcBorders>
              <w:bottom w:val="single" w:color="auto" w:sz="4" w:space="0"/>
            </w:tcBorders>
            <w:vAlign w:val="center"/>
          </w:tcPr>
          <w:p w14:paraId="694CF1CC">
            <w:r>
              <w:rPr>
                <w:rFonts w:hint="eastAsia"/>
              </w:rPr>
              <w:t>计算机学院</w:t>
            </w:r>
          </w:p>
        </w:tc>
      </w:tr>
      <w:tr w14:paraId="53D1313B">
        <w:tblPrEx>
          <w:tblCellMar>
            <w:top w:w="0" w:type="dxa"/>
            <w:left w:w="108" w:type="dxa"/>
            <w:bottom w:w="0" w:type="dxa"/>
            <w:right w:w="108" w:type="dxa"/>
          </w:tblCellMar>
        </w:tblPrEx>
        <w:trPr>
          <w:trHeight w:val="454" w:hRule="exact"/>
          <w:jc w:val="center"/>
        </w:trPr>
        <w:tc>
          <w:tcPr>
            <w:tcW w:w="2387" w:type="dxa"/>
            <w:vAlign w:val="center"/>
          </w:tcPr>
          <w:p w14:paraId="39C72A91">
            <w:pPr>
              <w:pStyle w:val="44"/>
            </w:pPr>
            <w:r>
              <w:rPr>
                <w:rFonts w:hint="eastAsia"/>
              </w:rPr>
              <w:t>专        业：</w:t>
            </w:r>
          </w:p>
        </w:tc>
        <w:tc>
          <w:tcPr>
            <w:tcW w:w="3763" w:type="dxa"/>
            <w:tcBorders>
              <w:top w:val="single" w:color="auto" w:sz="4" w:space="0"/>
              <w:bottom w:val="single" w:color="auto" w:sz="4" w:space="0"/>
            </w:tcBorders>
            <w:vAlign w:val="center"/>
          </w:tcPr>
          <w:p w14:paraId="28B8C7AE">
            <w:r>
              <w:rPr>
                <w:rFonts w:hint="eastAsia"/>
              </w:rPr>
              <w:t>网络工程</w:t>
            </w:r>
          </w:p>
        </w:tc>
      </w:tr>
      <w:tr w14:paraId="0FA3F968">
        <w:tblPrEx>
          <w:tblCellMar>
            <w:top w:w="0" w:type="dxa"/>
            <w:left w:w="108" w:type="dxa"/>
            <w:bottom w:w="0" w:type="dxa"/>
            <w:right w:w="108" w:type="dxa"/>
          </w:tblCellMar>
        </w:tblPrEx>
        <w:trPr>
          <w:trHeight w:val="454" w:hRule="exact"/>
          <w:jc w:val="center"/>
        </w:trPr>
        <w:tc>
          <w:tcPr>
            <w:tcW w:w="2387" w:type="dxa"/>
            <w:vAlign w:val="center"/>
          </w:tcPr>
          <w:p w14:paraId="1B5A882A">
            <w:pPr>
              <w:pStyle w:val="44"/>
            </w:pPr>
            <w:r>
              <w:rPr>
                <w:rFonts w:hint="eastAsia"/>
              </w:rPr>
              <w:t>年级班别：</w:t>
            </w:r>
          </w:p>
        </w:tc>
        <w:tc>
          <w:tcPr>
            <w:tcW w:w="3763" w:type="dxa"/>
            <w:tcBorders>
              <w:top w:val="single" w:color="auto" w:sz="4" w:space="0"/>
              <w:bottom w:val="single" w:color="auto" w:sz="4" w:space="0"/>
            </w:tcBorders>
            <w:vAlign w:val="center"/>
          </w:tcPr>
          <w:p w14:paraId="7B268407">
            <w:r>
              <w:rPr>
                <w:rFonts w:hint="eastAsia"/>
              </w:rPr>
              <w:t>2022级(4)班</w:t>
            </w:r>
          </w:p>
        </w:tc>
      </w:tr>
      <w:tr w14:paraId="01732D5B">
        <w:tblPrEx>
          <w:tblCellMar>
            <w:top w:w="0" w:type="dxa"/>
            <w:left w:w="108" w:type="dxa"/>
            <w:bottom w:w="0" w:type="dxa"/>
            <w:right w:w="108" w:type="dxa"/>
          </w:tblCellMar>
        </w:tblPrEx>
        <w:trPr>
          <w:trHeight w:val="454" w:hRule="exact"/>
          <w:jc w:val="center"/>
        </w:trPr>
        <w:tc>
          <w:tcPr>
            <w:tcW w:w="2387" w:type="dxa"/>
            <w:vAlign w:val="center"/>
          </w:tcPr>
          <w:p w14:paraId="20A3BDCF">
            <w:pPr>
              <w:pStyle w:val="44"/>
            </w:pPr>
            <w:r>
              <w:rPr>
                <w:rFonts w:hint="eastAsia"/>
              </w:rPr>
              <w:t>学生姓名：</w:t>
            </w:r>
          </w:p>
        </w:tc>
        <w:tc>
          <w:tcPr>
            <w:tcW w:w="3763" w:type="dxa"/>
            <w:tcBorders>
              <w:top w:val="single" w:color="auto" w:sz="4" w:space="0"/>
              <w:bottom w:val="single" w:color="auto" w:sz="4" w:space="0"/>
            </w:tcBorders>
            <w:vAlign w:val="center"/>
          </w:tcPr>
          <w:p w14:paraId="44B57C6D">
            <w:r>
              <w:rPr>
                <w:rFonts w:hint="eastAsia"/>
              </w:rPr>
              <w:t>张连登</w:t>
            </w:r>
          </w:p>
        </w:tc>
      </w:tr>
      <w:tr w14:paraId="35220A22">
        <w:tblPrEx>
          <w:tblCellMar>
            <w:top w:w="0" w:type="dxa"/>
            <w:left w:w="108" w:type="dxa"/>
            <w:bottom w:w="0" w:type="dxa"/>
            <w:right w:w="108" w:type="dxa"/>
          </w:tblCellMar>
        </w:tblPrEx>
        <w:trPr>
          <w:trHeight w:val="454" w:hRule="exact"/>
          <w:jc w:val="center"/>
        </w:trPr>
        <w:tc>
          <w:tcPr>
            <w:tcW w:w="2387" w:type="dxa"/>
            <w:vAlign w:val="center"/>
          </w:tcPr>
          <w:p w14:paraId="3A9FA1AC">
            <w:pPr>
              <w:pStyle w:val="44"/>
            </w:pPr>
            <w:r>
              <w:rPr>
                <w:rFonts w:hint="eastAsia"/>
              </w:rPr>
              <w:t>学       号：</w:t>
            </w:r>
          </w:p>
        </w:tc>
        <w:tc>
          <w:tcPr>
            <w:tcW w:w="3763" w:type="dxa"/>
            <w:tcBorders>
              <w:top w:val="single" w:color="auto" w:sz="4" w:space="0"/>
              <w:bottom w:val="single" w:color="auto" w:sz="4" w:space="0"/>
            </w:tcBorders>
            <w:vAlign w:val="center"/>
          </w:tcPr>
          <w:p w14:paraId="190A245F">
            <w:r>
              <w:rPr>
                <w:rFonts w:hint="eastAsia"/>
              </w:rPr>
              <w:t>3122004801</w:t>
            </w:r>
          </w:p>
        </w:tc>
      </w:tr>
      <w:tr w14:paraId="26EDA83F">
        <w:tblPrEx>
          <w:tblCellMar>
            <w:top w:w="0" w:type="dxa"/>
            <w:left w:w="108" w:type="dxa"/>
            <w:bottom w:w="0" w:type="dxa"/>
            <w:right w:w="108" w:type="dxa"/>
          </w:tblCellMar>
        </w:tblPrEx>
        <w:trPr>
          <w:trHeight w:val="454" w:hRule="exact"/>
          <w:jc w:val="center"/>
        </w:trPr>
        <w:tc>
          <w:tcPr>
            <w:tcW w:w="2387" w:type="dxa"/>
            <w:vAlign w:val="center"/>
          </w:tcPr>
          <w:p w14:paraId="75EB87F9">
            <w:pPr>
              <w:pStyle w:val="44"/>
            </w:pPr>
            <w:r>
              <w:rPr>
                <w:rFonts w:hint="eastAsia"/>
              </w:rPr>
              <w:t>指导教师：</w:t>
            </w:r>
          </w:p>
        </w:tc>
        <w:tc>
          <w:tcPr>
            <w:tcW w:w="3763" w:type="dxa"/>
            <w:tcBorders>
              <w:top w:val="single" w:color="auto" w:sz="4" w:space="0"/>
              <w:bottom w:val="single" w:color="auto" w:sz="4" w:space="0"/>
            </w:tcBorders>
            <w:vAlign w:val="center"/>
          </w:tcPr>
          <w:p w14:paraId="67CC628D">
            <w:r>
              <w:rPr>
                <w:rFonts w:hint="eastAsia"/>
              </w:rPr>
              <w:t>李敏</w:t>
            </w:r>
          </w:p>
        </w:tc>
      </w:tr>
    </w:tbl>
    <w:p w14:paraId="1AC54A73"/>
    <w:p w14:paraId="1DC5D8D3"/>
    <w:p w14:paraId="4A1BCF39">
      <w:pPr>
        <w:jc w:val="center"/>
      </w:pPr>
      <w:r>
        <w:rPr>
          <w:rFonts w:hint="eastAsia"/>
        </w:rPr>
        <w:t>2026 年 3 月</w:t>
      </w:r>
    </w:p>
    <w:p w14:paraId="53D7F06A"/>
    <w:p w14:paraId="394B6691"/>
    <w:p w14:paraId="30A1FDCA"/>
    <w:p w14:paraId="67B1A2A4"/>
    <w:p w14:paraId="58579D11"/>
    <w:p w14:paraId="6682A960"/>
    <w:p w14:paraId="0B3C450B"/>
    <w:p w14:paraId="5A9DEED9"/>
    <w:p w14:paraId="06ECC06E"/>
    <w:p w14:paraId="40A84C24"/>
    <w:p w14:paraId="5BB4D887"/>
    <w:p w14:paraId="0E63ABF6"/>
    <w:p w14:paraId="514A9DE5"/>
    <w:p w14:paraId="085BA538"/>
    <w:p w14:paraId="6824A507"/>
    <w:p w14:paraId="6E4CCBFA"/>
    <w:p w14:paraId="38127A23"/>
    <w:p w14:paraId="7F8982FD"/>
    <w:p w14:paraId="2E773E27"/>
    <w:p w14:paraId="7AE93614"/>
    <w:p w14:paraId="498521F6"/>
    <w:p w14:paraId="7FE73EC6"/>
    <w:p w14:paraId="37B4E569"/>
    <w:p w14:paraId="56EE2D2D"/>
    <w:p w14:paraId="067ADEEA"/>
    <w:p w14:paraId="7F381C81"/>
    <w:p w14:paraId="5245AAD5"/>
    <w:p w14:paraId="73AD9D43"/>
    <w:p w14:paraId="7EC80A1F"/>
    <w:p w14:paraId="5F27059A">
      <w:pPr>
        <w:pStyle w:val="35"/>
        <w:spacing w:before="120" w:after="120"/>
      </w:pPr>
      <w:bookmarkStart w:id="2" w:name="_Toc227451800"/>
      <w:bookmarkStart w:id="3" w:name="_Toc227713212"/>
      <w:r>
        <w:t>摘要</w:t>
      </w:r>
      <w:bookmarkEnd w:id="2"/>
      <w:bookmarkEnd w:id="3"/>
    </w:p>
    <w:p w14:paraId="0C60AF32">
      <w:pPr>
        <w:jc w:val="both"/>
        <w:pPrChange w:id="0" w:author="倾盆大雨" w:date="2026-04-22T09:52:08Z">
          <w:pPr/>
        </w:pPrChange>
      </w:pPr>
      <w:r>
        <w:t>近年来，大规模预训练语言模型（Large Language Model, LLM）在理解、生成与推理方面取得显著进展，并在零样本</w:t>
      </w:r>
      <w:del w:id="1" w:author="倾盆大雨" w:date="2026-04-22T09:52:25Z">
        <w:r>
          <w:rPr>
            <w:rFonts w:hint="default"/>
            <w:lang w:val="en-US"/>
          </w:rPr>
          <w:delText>/</w:delText>
        </w:r>
      </w:del>
      <w:ins w:id="2" w:author="倾盆大雨" w:date="2026-04-22T09:52:25Z">
        <w:r>
          <w:rPr>
            <w:rFonts w:hint="eastAsia"/>
            <w:lang w:val="en-US" w:eastAsia="zh-CN"/>
          </w:rPr>
          <w:t>与</w:t>
        </w:r>
      </w:ins>
      <w:r>
        <w:t>少样本任务中表现出较强的泛化能力。为将语言推理能力</w:t>
      </w:r>
      <w:del w:id="3" w:author="倾盆大雨" w:date="2026-04-22T09:52:41Z">
        <w:r>
          <w:rPr/>
          <w:delText>进一步</w:delText>
        </w:r>
      </w:del>
      <w:r>
        <w:t>延伸至</w:t>
      </w:r>
      <w:del w:id="4" w:author="倾盆大雨" w:date="2026-04-22T09:52:45Z">
        <w:r>
          <w:rPr/>
          <w:delText>“</w:delText>
        </w:r>
      </w:del>
      <w:ins w:id="5" w:author="倾盆大雨" w:date="2026-04-22T09:52:45Z">
        <w:r>
          <w:rPr>
            <w:rFonts w:hint="eastAsia"/>
            <w:lang w:eastAsia="zh-CN"/>
          </w:rPr>
          <w:t>“</w:t>
        </w:r>
      </w:ins>
      <w:ins w:id="6" w:author="倾盆大雨" w:date="2026-04-22T09:52:50Z">
        <w:r>
          <w:rPr/>
          <w:t>外部行动</w:t>
        </w:r>
      </w:ins>
      <w:ins w:id="7" w:author="倾盆大雨" w:date="2026-04-22T09:52:45Z">
        <w:r>
          <w:rPr>
            <w:rFonts w:hint="eastAsia"/>
            <w:lang w:eastAsia="zh-CN"/>
          </w:rPr>
          <w:t>”</w:t>
        </w:r>
      </w:ins>
      <w:del w:id="8" w:author="倾盆大雨" w:date="2026-04-22T09:52:49Z">
        <w:r>
          <w:rPr/>
          <w:delText>外部行动</w:delText>
        </w:r>
      </w:del>
      <w:del w:id="9" w:author="倾盆大雨" w:date="2026-04-22T09:52:52Z">
        <w:r>
          <w:rPr/>
          <w:delText>”</w:delText>
        </w:r>
      </w:del>
      <w:r>
        <w:t>，学术界提出了以 ReAct（Reasoning + Acting）为代表的智能体（Agent）范式，使模型能够在检索、工具调用与环境交互中形成可回溯的</w:t>
      </w:r>
      <w:ins w:id="10" w:author="倾盆大雨" w:date="2026-04-22T09:53:40Z">
        <w:r>
          <w:rPr>
            <w:rFonts w:hint="eastAsia"/>
            <w:lang w:eastAsia="zh-CN"/>
          </w:rPr>
          <w:t>“</w:t>
        </w:r>
      </w:ins>
      <w:del w:id="11" w:author="倾盆大雨" w:date="2026-04-22T09:53:40Z">
        <w:r>
          <w:rPr/>
          <w:delText>“</w:delText>
        </w:r>
      </w:del>
      <w:r>
        <w:t>推理</w:t>
      </w:r>
      <w:del w:id="12" w:author="倾盆大雨" w:date="2026-04-22T09:53:34Z">
        <w:r>
          <w:rPr>
            <w:rFonts w:hint="default"/>
            <w:lang w:val="en-US"/>
          </w:rPr>
          <w:delText>—</w:delText>
        </w:r>
      </w:del>
      <w:ins w:id="13" w:author="倾盆大雨" w:date="2026-04-22T09:53:34Z">
        <w:r>
          <w:rPr>
            <w:rFonts w:hint="eastAsia"/>
            <w:lang w:val="en-US" w:eastAsia="zh-CN"/>
          </w:rPr>
          <w:t>-</w:t>
        </w:r>
      </w:ins>
      <w:r>
        <w:t>行动</w:t>
      </w:r>
      <w:ins w:id="14" w:author="倾盆大雨" w:date="2026-04-22T09:54:41Z">
        <w:r>
          <w:rPr>
            <w:rFonts w:hint="eastAsia"/>
          </w:rPr>
          <w:t>”</w:t>
        </w:r>
      </w:ins>
      <w:r>
        <w:t xml:space="preserve">轨迹。然而，现有 LLM </w:t>
      </w:r>
      <w:ins w:id="15" w:author="倾盆大雨" w:date="2026-04-22T09:56:22Z">
        <w:r>
          <w:rPr/>
          <w:t>智能体</w:t>
        </w:r>
      </w:ins>
      <w:del w:id="16" w:author="倾盆大雨" w:date="2026-04-22T09:56:22Z">
        <w:r>
          <w:rPr/>
          <w:delText xml:space="preserve">Agent </w:delText>
        </w:r>
      </w:del>
      <w:r>
        <w:t>在开放场景下仍面临检索不充分、工具调用不稳定、长上下文遗忘与幻觉、轨迹难以审计、失败恢复薄弱</w:t>
      </w:r>
      <w:del w:id="17" w:author="倾盆大雨" w:date="2026-04-22T09:54:54Z">
        <w:r>
          <w:rPr/>
          <w:delText>以</w:delText>
        </w:r>
      </w:del>
      <w:r>
        <w:t>及工程落地成本高等问题。</w:t>
      </w:r>
    </w:p>
    <w:p w14:paraId="1979294A">
      <w:pPr>
        <w:jc w:val="both"/>
        <w:pPrChange w:id="18" w:author="倾盆大雨" w:date="2026-04-22T09:52:08Z">
          <w:pPr/>
        </w:pPrChange>
      </w:pPr>
      <w:ins w:id="19" w:author="倾盆大雨" w:date="2026-04-22T09:55:08Z">
        <w:r>
          <w:rPr>
            <w:rFonts w:hint="eastAsia"/>
            <w:lang w:val="en-US" w:eastAsia="zh-CN"/>
          </w:rPr>
          <w:t>针对</w:t>
        </w:r>
      </w:ins>
      <w:ins w:id="20" w:author="倾盆大雨" w:date="2026-04-22T09:55:09Z">
        <w:r>
          <w:rPr>
            <w:rFonts w:hint="eastAsia"/>
            <w:lang w:val="en-US" w:eastAsia="zh-CN"/>
          </w:rPr>
          <w:t>这些</w:t>
        </w:r>
      </w:ins>
      <w:ins w:id="21" w:author="倾盆大雨" w:date="2026-04-22T09:55:10Z">
        <w:r>
          <w:rPr>
            <w:rFonts w:hint="eastAsia"/>
            <w:lang w:val="en-US" w:eastAsia="zh-CN"/>
          </w:rPr>
          <w:t>挑战</w:t>
        </w:r>
      </w:ins>
      <w:ins w:id="22" w:author="倾盆大雨" w:date="2026-04-22T09:55:11Z">
        <w:r>
          <w:rPr>
            <w:rFonts w:hint="eastAsia"/>
            <w:lang w:val="en-US" w:eastAsia="zh-CN"/>
          </w:rPr>
          <w:t>，</w:t>
        </w:r>
      </w:ins>
      <w:r>
        <w:t>本</w:t>
      </w:r>
      <w:del w:id="23" w:author="倾盆大雨" w:date="2026-04-22T10:17:47Z">
        <w:r>
          <w:rPr>
            <w:rFonts w:hint="default"/>
            <w:lang w:val="en-US"/>
          </w:rPr>
          <w:delText>研究</w:delText>
        </w:r>
      </w:del>
      <w:ins w:id="24" w:author="倾盆大雨" w:date="2026-04-22T10:17:51Z">
        <w:r>
          <w:rPr>
            <w:rFonts w:hint="eastAsia"/>
            <w:lang w:val="en-US" w:eastAsia="zh-CN"/>
          </w:rPr>
          <w:t>文</w:t>
        </w:r>
      </w:ins>
      <w:ins w:id="25" w:author="倾盆大雨" w:date="2026-04-22T09:56:07Z">
        <w:r>
          <w:rPr/>
          <w:t>提出一套可复用、可扩展、可评估的 LLM 智能体方法框架与前后端分离</w:t>
        </w:r>
      </w:ins>
      <w:ins w:id="26" w:author="倾盆大雨" w:date="2026-04-22T09:56:35Z">
        <w:r>
          <w:rPr>
            <w:rFonts w:hint="eastAsia"/>
            <w:lang w:val="en-US" w:eastAsia="zh-CN"/>
          </w:rPr>
          <w:t>的</w:t>
        </w:r>
      </w:ins>
      <w:ins w:id="27" w:author="倾盆大雨" w:date="2026-04-22T09:56:07Z">
        <w:r>
          <w:rPr/>
          <w:t>原型系统 Agentlz</w:t>
        </w:r>
      </w:ins>
      <w:ins w:id="28" w:author="倾盆大雨" w:date="2026-04-22T09:56:39Z">
        <w:r>
          <w:rPr>
            <w:rFonts w:hint="eastAsia"/>
            <w:lang w:eastAsia="zh-CN"/>
          </w:rPr>
          <w:t>。</w:t>
        </w:r>
      </w:ins>
      <w:ins w:id="29" w:author="倾盆大雨" w:date="2026-04-22T09:56:43Z">
        <w:r>
          <w:rPr>
            <w:rFonts w:hint="eastAsia"/>
            <w:lang w:val="en-US" w:eastAsia="zh-CN"/>
          </w:rPr>
          <w:t>该系统</w:t>
        </w:r>
      </w:ins>
      <w:r>
        <w:t>以</w:t>
      </w:r>
      <w:ins w:id="30" w:author="倾盆大雨" w:date="2026-04-22T09:55:19Z">
        <w:r>
          <w:rPr>
            <w:rFonts w:hint="eastAsia"/>
            <w:lang w:eastAsia="zh-CN"/>
          </w:rPr>
          <w:t>“</w:t>
        </w:r>
      </w:ins>
      <w:del w:id="31" w:author="倾盆大雨" w:date="2026-04-22T09:55:19Z">
        <w:r>
          <w:rPr/>
          <w:delText>“</w:delText>
        </w:r>
      </w:del>
      <w:r>
        <w:t>规划</w:t>
      </w:r>
      <w:del w:id="32" w:author="倾盆大雨" w:date="2026-04-22T09:55:33Z">
        <w:r>
          <w:rPr>
            <w:rFonts w:hint="default"/>
            <w:lang w:val="en-US"/>
          </w:rPr>
          <w:delText>—</w:delText>
        </w:r>
      </w:del>
      <w:ins w:id="33" w:author="倾盆大雨" w:date="2026-04-22T09:55:33Z">
        <w:r>
          <w:rPr>
            <w:rFonts w:hint="eastAsia"/>
            <w:lang w:val="en-US" w:eastAsia="zh-CN"/>
          </w:rPr>
          <w:t>-</w:t>
        </w:r>
      </w:ins>
      <w:r>
        <w:t>检索</w:t>
      </w:r>
      <w:del w:id="34" w:author="倾盆大雨" w:date="2026-04-22T09:55:34Z">
        <w:r>
          <w:rPr>
            <w:rFonts w:hint="default"/>
            <w:lang w:val="en-US"/>
          </w:rPr>
          <w:delText>—</w:delText>
        </w:r>
      </w:del>
      <w:ins w:id="35" w:author="倾盆大雨" w:date="2026-04-22T09:55:34Z">
        <w:r>
          <w:rPr>
            <w:rFonts w:hint="eastAsia"/>
            <w:lang w:val="en-US" w:eastAsia="zh-CN"/>
          </w:rPr>
          <w:t>-</w:t>
        </w:r>
      </w:ins>
      <w:r>
        <w:t>推理</w:t>
      </w:r>
      <w:del w:id="36" w:author="倾盆大雨" w:date="2026-04-22T09:55:36Z">
        <w:r>
          <w:rPr>
            <w:rFonts w:hint="default"/>
            <w:lang w:val="en-US"/>
          </w:rPr>
          <w:delText>—</w:delText>
        </w:r>
      </w:del>
      <w:ins w:id="37" w:author="倾盆大雨" w:date="2026-04-22T09:55:36Z">
        <w:r>
          <w:rPr>
            <w:rFonts w:hint="eastAsia"/>
            <w:lang w:val="en-US" w:eastAsia="zh-CN"/>
          </w:rPr>
          <w:t>-</w:t>
        </w:r>
      </w:ins>
      <w:r>
        <w:t>行动</w:t>
      </w:r>
      <w:del w:id="38" w:author="倾盆大雨" w:date="2026-04-22T09:55:37Z">
        <w:r>
          <w:rPr>
            <w:rFonts w:hint="default"/>
            <w:lang w:val="en-US"/>
          </w:rPr>
          <w:delText>—</w:delText>
        </w:r>
      </w:del>
      <w:ins w:id="39" w:author="倾盆大雨" w:date="2026-04-22T09:55:37Z">
        <w:r>
          <w:rPr>
            <w:rFonts w:hint="eastAsia"/>
            <w:lang w:val="en-US" w:eastAsia="zh-CN"/>
          </w:rPr>
          <w:t>-</w:t>
        </w:r>
      </w:ins>
      <w:r>
        <w:t>记忆</w:t>
      </w:r>
      <w:del w:id="40" w:author="倾盆大雨" w:date="2026-04-22T09:55:39Z">
        <w:r>
          <w:rPr>
            <w:rFonts w:hint="default"/>
            <w:lang w:val="en-US"/>
          </w:rPr>
          <w:delText>—</w:delText>
        </w:r>
      </w:del>
      <w:ins w:id="41" w:author="倾盆大雨" w:date="2026-04-22T09:55:39Z">
        <w:r>
          <w:rPr>
            <w:rFonts w:hint="eastAsia"/>
            <w:lang w:val="en-US" w:eastAsia="zh-CN"/>
          </w:rPr>
          <w:t>-</w:t>
        </w:r>
      </w:ins>
      <w:r>
        <w:t>反思</w:t>
      </w:r>
      <w:ins w:id="42" w:author="倾盆大雨" w:date="2026-04-22T09:55:30Z">
        <w:r>
          <w:rPr>
            <w:rFonts w:hint="eastAsia"/>
            <w:lang w:eastAsia="zh-CN"/>
          </w:rPr>
          <w:t>”</w:t>
        </w:r>
      </w:ins>
      <w:del w:id="43" w:author="倾盆大雨" w:date="2026-04-22T09:55:30Z">
        <w:r>
          <w:rPr/>
          <w:delText>”</w:delText>
        </w:r>
      </w:del>
      <w:del w:id="44" w:author="倾盆大雨" w:date="2026-04-22T10:00:15Z">
        <w:r>
          <w:rPr/>
          <w:delText>的</w:delText>
        </w:r>
      </w:del>
      <w:r>
        <w:t>闭环为核心，</w:t>
      </w:r>
      <w:del w:id="45" w:author="倾盆大雨" w:date="2026-04-22T10:00:22Z">
        <w:r>
          <w:rPr>
            <w:rFonts w:hint="default"/>
            <w:lang w:val="en-US"/>
          </w:rPr>
          <w:delText>结</w:delText>
        </w:r>
      </w:del>
      <w:ins w:id="46" w:author="倾盆大雨" w:date="2026-04-22T10:00:24Z">
        <w:r>
          <w:rPr>
            <w:rFonts w:hint="eastAsia"/>
            <w:lang w:val="en-US" w:eastAsia="zh-CN"/>
          </w:rPr>
          <w:t>融</w:t>
        </w:r>
      </w:ins>
      <w:r>
        <w:t>合 ReAct 与检索增强</w:t>
      </w:r>
      <w:ins w:id="47" w:author="倾盆大雨" w:date="2026-04-22T10:00:38Z">
        <w:r>
          <w:rPr>
            <w:rFonts w:hint="eastAsia"/>
            <w:lang w:val="en-US" w:eastAsia="zh-CN"/>
          </w:rPr>
          <w:t>生成</w:t>
        </w:r>
      </w:ins>
      <w:r>
        <w:t>（Retrieval-Augmented Generation, RAG）机制</w:t>
      </w:r>
      <w:del w:id="48" w:author="倾盆大雨" w:date="2026-04-22T10:00:44Z">
        <w:r>
          <w:rPr/>
          <w:delText>，</w:delText>
        </w:r>
      </w:del>
      <w:del w:id="49" w:author="倾盆大雨" w:date="2026-04-22T09:56:06Z">
        <w:r>
          <w:rPr/>
          <w:delText>提出一套可复用、可扩展、可评估的 LLM 智能体方法框架与前后端分离原型系统 Agentlz</w:delText>
        </w:r>
      </w:del>
      <w:r>
        <w:t>。</w:t>
      </w:r>
      <w:del w:id="50" w:author="倾盆大雨" w:date="2026-04-22T10:00:47Z">
        <w:r>
          <w:rPr/>
          <w:delText>系统</w:delText>
        </w:r>
      </w:del>
      <w:r>
        <w:t>后端采用 FastAPI 构建统一的 /v1 API 体系，基于分层结构组织路由、服务与仓储；在智能体侧实现 Planner</w:t>
      </w:r>
      <w:del w:id="51" w:author="倾盆大雨" w:date="2026-04-22T10:01:13Z">
        <w:r>
          <w:rPr>
            <w:rFonts w:hint="default"/>
            <w:lang w:val="en-US"/>
          </w:rPr>
          <w:delText>—</w:delText>
        </w:r>
      </w:del>
      <w:ins w:id="52" w:author="倾盆大雨" w:date="2026-04-22T10:01:13Z">
        <w:r>
          <w:rPr>
            <w:rFonts w:hint="eastAsia"/>
            <w:lang w:val="en-US" w:eastAsia="zh-CN"/>
          </w:rPr>
          <w:t>-</w:t>
        </w:r>
      </w:ins>
      <w:r>
        <w:t>Executor</w:t>
      </w:r>
      <w:del w:id="53" w:author="倾盆大雨" w:date="2026-04-22T10:01:14Z">
        <w:r>
          <w:rPr>
            <w:rFonts w:hint="default"/>
            <w:lang w:val="en-US"/>
          </w:rPr>
          <w:delText>—</w:delText>
        </w:r>
      </w:del>
      <w:ins w:id="54" w:author="倾盆大雨" w:date="2026-04-22T10:01:14Z">
        <w:r>
          <w:rPr>
            <w:rFonts w:hint="eastAsia"/>
            <w:lang w:val="en-US" w:eastAsia="zh-CN"/>
          </w:rPr>
          <w:t>-</w:t>
        </w:r>
      </w:ins>
      <w:r>
        <w:t>Check 的链式工作流，支持多源工具（MCP、文件解析、邮件、图像理解等）路由与轨迹记录；在检索侧集成向量化索引与多策略召回，提供文档上传、切分、嵌入与查询能力；在工程侧引入 WebSocket 推送、消息队列异步执行与多租户鉴权，</w:t>
      </w:r>
      <w:ins w:id="55" w:author="倾盆大雨" w:date="2026-04-22T10:01:52Z">
        <w:r>
          <w:rPr>
            <w:rFonts w:hint="eastAsia"/>
            <w:lang w:val="en-US" w:eastAsia="zh-CN"/>
          </w:rPr>
          <w:t>以</w:t>
        </w:r>
      </w:ins>
      <w:r>
        <w:t>提升系统交互体验与可运维性。</w:t>
      </w:r>
      <w:ins w:id="56" w:author="倾盆大雨" w:date="2026-04-22T10:18:13Z">
        <w:r>
          <w:rPr>
            <w:rFonts w:hint="eastAsia"/>
            <w:lang w:val="en-US" w:eastAsia="zh-CN"/>
          </w:rPr>
          <w:t>本文</w:t>
        </w:r>
      </w:ins>
      <w:r>
        <w:t xml:space="preserve">通过构建代表性任务集与评测指标体系，从任务成功率、效率、可解释性、鲁棒性与安全性等维度对原型系统进行验证，并给出典型失败案例分析与改进方向。 </w:t>
      </w:r>
    </w:p>
    <w:p w14:paraId="5831BB59">
      <w:pPr>
        <w:jc w:val="both"/>
        <w:pPrChange w:id="57" w:author="倾盆大雨" w:date="2026-04-22T09:52:08Z">
          <w:pPr/>
        </w:pPrChange>
      </w:pPr>
      <w:r>
        <w:t>实验与原型验证结果表明：所提出的闭环框架</w:t>
      </w:r>
      <w:del w:id="58" w:author="倾盆大雨" w:date="2026-04-22T10:18:40Z">
        <w:r>
          <w:rPr>
            <w:rFonts w:hint="default"/>
            <w:lang w:val="en-US"/>
          </w:rPr>
          <w:delText>可</w:delText>
        </w:r>
      </w:del>
      <w:ins w:id="59" w:author="倾盆大雨" w:date="2026-04-22T10:18:40Z">
        <w:r>
          <w:rPr>
            <w:rFonts w:hint="eastAsia"/>
            <w:lang w:val="en-US" w:eastAsia="zh-CN"/>
          </w:rPr>
          <w:t>能</w:t>
        </w:r>
      </w:ins>
      <w:r>
        <w:t>有效提升复杂任务的可完成性与过程可审计性；</w:t>
      </w:r>
      <w:del w:id="60" w:author="倾盆大雨" w:date="2026-04-22T10:18:53Z">
        <w:r>
          <w:rPr/>
          <w:delText>基于</w:delText>
        </w:r>
      </w:del>
      <w:r>
        <w:t>检索增强的工具化执行路径</w:t>
      </w:r>
      <w:del w:id="61" w:author="倾盆大雨" w:date="2026-04-22T10:19:06Z">
        <w:r>
          <w:rPr>
            <w:rFonts w:hint="default"/>
            <w:lang w:val="en-US"/>
          </w:rPr>
          <w:delText>能够</w:delText>
        </w:r>
      </w:del>
      <w:ins w:id="62" w:author="倾盆大雨" w:date="2026-04-22T10:19:09Z">
        <w:r>
          <w:rPr>
            <w:rFonts w:hint="eastAsia"/>
            <w:lang w:val="en-US" w:eastAsia="zh-CN"/>
          </w:rPr>
          <w:t>可</w:t>
        </w:r>
      </w:ins>
      <w:r>
        <w:t>降低幻觉风险并</w:t>
      </w:r>
      <w:del w:id="63" w:author="倾盆大雨" w:date="2026-04-22T10:19:17Z">
        <w:r>
          <w:rPr>
            <w:rFonts w:hint="default"/>
            <w:lang w:val="en-US"/>
          </w:rPr>
          <w:delText>提升</w:delText>
        </w:r>
      </w:del>
      <w:ins w:id="64" w:author="倾盆大雨" w:date="2026-04-22T10:19:20Z">
        <w:r>
          <w:rPr>
            <w:rFonts w:hint="eastAsia"/>
            <w:lang w:val="en-US" w:eastAsia="zh-CN"/>
          </w:rPr>
          <w:t>增强</w:t>
        </w:r>
      </w:ins>
      <w:r>
        <w:t>答案可溯源性；链式工作流与异步执行机制有助于提高系统吞吐与交互稳定性。</w:t>
      </w:r>
      <w:del w:id="65" w:author="倾盆大雨" w:date="2026-04-22T10:19:51Z">
        <w:r>
          <w:rPr>
            <w:rFonts w:hint="default"/>
            <w:lang w:val="en-US"/>
          </w:rPr>
          <w:delText>研究</w:delText>
        </w:r>
      </w:del>
      <w:del w:id="66" w:author="倾盆大雨" w:date="2026-04-22T10:19:51Z">
        <w:r>
          <w:rPr/>
          <w:delText>结论为构建企业级 LLM 智能体系统提供了可实现的参考架构与工程落地范式。</w:delText>
        </w:r>
      </w:del>
    </w:p>
    <w:p w14:paraId="17DB1C30">
      <w:pPr>
        <w:rPr>
          <w:del w:id="67" w:author="倾盆大雨" w:date="2026-04-22T10:19:54Z"/>
          <w:rFonts w:hint="default" w:eastAsia="宋体"/>
          <w:lang w:val="en-US" w:eastAsia="zh-CN"/>
        </w:rPr>
      </w:pPr>
      <w:del w:id="68" w:author="倾盆大雨" w:date="2026-04-22T10:19:54Z">
        <w:r>
          <w:rPr>
            <w:rFonts w:hint="eastAsia"/>
            <w:lang w:val="en-US" w:eastAsia="zh-CN"/>
          </w:rPr>
          <w:delText>从科技论文摘要的角度修改以上摘要</w:delText>
        </w:r>
      </w:del>
    </w:p>
    <w:p w14:paraId="06ED1968">
      <w:bookmarkStart w:id="80" w:name="_GoBack"/>
      <w:bookmarkEnd w:id="80"/>
      <w:r>
        <w:t xml:space="preserve"> </w:t>
      </w:r>
    </w:p>
    <w:p w14:paraId="7C7917D8">
      <w:pPr>
        <w:pStyle w:val="37"/>
        <w:spacing w:before="120" w:after="120"/>
        <w:rPr>
          <w:rStyle w:val="45"/>
          <w:rFonts w:eastAsia="黑体"/>
          <w:b/>
          <w:sz w:val="28"/>
        </w:rPr>
      </w:pPr>
      <w:bookmarkStart w:id="4" w:name="_Toc227451801"/>
      <w:bookmarkStart w:id="5" w:name="_Toc227713213"/>
      <w:r>
        <w:rPr>
          <w:rStyle w:val="38"/>
          <w:rFonts w:hint="eastAsia"/>
          <w:b w:val="0"/>
        </w:rPr>
        <w:t>关键词:</w:t>
      </w:r>
      <w:r>
        <w:rPr>
          <w:rStyle w:val="38"/>
          <w:rFonts w:hint="eastAsia"/>
          <w:b w:val="0"/>
          <w:bCs/>
        </w:rPr>
        <w:t xml:space="preserve"> </w:t>
      </w:r>
      <w:r>
        <w:rPr>
          <w:rStyle w:val="45"/>
          <w:b w:val="0"/>
          <w:bCs w:val="0"/>
        </w:rPr>
        <w:t>LLM 智能体，ReAct，检索增强，工具调用，工作流编排，多租户</w:t>
      </w:r>
      <w:bookmarkEnd w:id="4"/>
      <w:bookmarkEnd w:id="5"/>
    </w:p>
    <w:p w14:paraId="02D820DF">
      <w:r>
        <w:t xml:space="preserve"> </w:t>
      </w:r>
    </w:p>
    <w:p w14:paraId="2E963453"/>
    <w:p w14:paraId="7903F583"/>
    <w:p w14:paraId="3871C0D0">
      <w:pPr>
        <w:pStyle w:val="35"/>
        <w:spacing w:before="120" w:after="120"/>
      </w:pPr>
      <w:bookmarkStart w:id="6" w:name="_Toc227713214"/>
      <w:bookmarkStart w:id="7" w:name="_Toc227451802"/>
      <w:r>
        <w:t>Abstract</w:t>
      </w:r>
      <w:bookmarkEnd w:id="6"/>
      <w:bookmarkEnd w:id="7"/>
    </w:p>
    <w:p w14:paraId="0B8F4FA3">
      <w:r>
        <w:t>In recent years, large language models (LLMs) have achieved substantial progress in language understanding, generation, and reasoning. To extend LLM capabilities from pure text generation to real-world task execution, agent paradigms such as ReAct (Reasoning + Acting) have been proposed, enabling models to interact with external tools, retrieve knowledge, and maintain interpretable reasoning-action trajectories. However, practical LLM agents still suffer from insufficient retrieval, unstable tool usage, long-context forgetting, hallucinations, limited auditability, weak failure recovery, and high engineering costs.</w:t>
      </w:r>
    </w:p>
    <w:p w14:paraId="4AE30E7E">
      <w:r>
        <w:t xml:space="preserve">This thesis proposes a closed-loop LLM agent framework centered on “Planning–Retrieval–Reasoning–Acting–Memory–Reflection”, combining ReAct and Retrieval-Augmented Generation (RAG). Based on this framework, we implement Agentlz, a front-end/back-end separated prototype system. The back end is built with FastAPI and provides a unified /v1 API with layered routing, services, and repositories. On the agent side, a chained workflow of Planner–Executor–Check is implemented to support tool routing and trajectory logging. On the retrieval side, vector indexing and multi-strategy recall are integrated for document upload, chunking, embedding, and query. On the engineering side, WebSocket streaming, message-queue-based asynchronous execution, and multi-tenant authentication improve robustness and operability. We design representative tasks and evaluation metrics to validate the prototype in terms of success rate, efficiency, interpretability, robustness, and safety, and provide failure case analyses and improvement directions. </w:t>
      </w:r>
    </w:p>
    <w:p w14:paraId="0A570DBB">
      <w:r>
        <w:t>Results show that the proposed closed-loop framework improves task completion reliability and auditability; retrieval-augmented tool execution reduces hallucination risks and strengthens source traceability; workflow orchestration and asynchronous execution enhance system throughput and interaction stability. The proposed architecture and implementation offer a practical reference for building enterprise-grade LLM agent systems.</w:t>
      </w:r>
    </w:p>
    <w:p w14:paraId="205B9CA0"/>
    <w:p w14:paraId="7F6071FE">
      <w:pPr>
        <w:pStyle w:val="37"/>
        <w:spacing w:before="120" w:after="120"/>
      </w:pPr>
      <w:bookmarkStart w:id="8" w:name="_Toc227451803"/>
      <w:bookmarkStart w:id="9" w:name="_Toc227713215"/>
      <w:r>
        <w:t>Keywords</w:t>
      </w:r>
      <w:r>
        <w:rPr>
          <w:rFonts w:hint="eastAsia"/>
        </w:rPr>
        <w:t xml:space="preserve">: </w:t>
      </w:r>
      <w:r>
        <w:rPr>
          <w:rStyle w:val="45"/>
          <w:b w:val="0"/>
          <w:bCs w:val="0"/>
        </w:rPr>
        <w:t>LLM Agent, ReAct, Retrieval-Augmented Generation, Tool Use, Workflow Orchestration, Multi-Tenancy</w:t>
      </w:r>
      <w:bookmarkEnd w:id="8"/>
      <w:bookmarkEnd w:id="9"/>
    </w:p>
    <w:p w14:paraId="148F68B3">
      <w:r>
        <w:t xml:space="preserve"> </w:t>
      </w:r>
    </w:p>
    <w:p w14:paraId="795365B5"/>
    <w:sdt>
      <w:sdtPr>
        <w:rPr>
          <w:rFonts w:ascii="Times New Roman" w:hAnsi="Times New Roman" w:eastAsia="宋体" w:cstheme="minorBidi"/>
          <w:color w:val="auto"/>
          <w:kern w:val="2"/>
          <w:sz w:val="24"/>
          <w:szCs w:val="24"/>
          <w:lang w:val="zh-CN"/>
          <w14:ligatures w14:val="standardContextual"/>
        </w:rPr>
        <w:id w:val="119506006"/>
        <w:docPartObj>
          <w:docPartGallery w:val="Table of Contents"/>
          <w:docPartUnique/>
        </w:docPartObj>
      </w:sdtPr>
      <w:sdtEndPr>
        <w:rPr>
          <w:rFonts w:ascii="Times New Roman" w:hAnsi="Times New Roman" w:eastAsia="宋体" w:cstheme="minorBidi"/>
          <w:color w:val="auto"/>
          <w:kern w:val="2"/>
          <w:sz w:val="24"/>
          <w:szCs w:val="24"/>
          <w:lang w:val="zh-CN"/>
          <w14:ligatures w14:val="standardContextual"/>
        </w:rPr>
      </w:sdtEndPr>
      <w:sdtContent>
        <w:p w14:paraId="7008E0E5">
          <w:pPr>
            <w:pStyle w:val="59"/>
            <w:ind w:firstLine="480"/>
            <w:jc w:val="center"/>
            <w:rPr>
              <w:rFonts w:hint="eastAsia" w:ascii="黑体" w:hAnsi="黑体" w:eastAsia="黑体"/>
              <w:b/>
              <w:bCs/>
              <w:color w:val="000000" w:themeColor="text1"/>
              <w14:textFill>
                <w14:solidFill>
                  <w14:schemeClr w14:val="tx1"/>
                </w14:solidFill>
              </w14:textFill>
            </w:rPr>
          </w:pPr>
          <w:r>
            <w:rPr>
              <w:rFonts w:ascii="黑体" w:hAnsi="黑体" w:eastAsia="黑体"/>
              <w:b/>
              <w:bCs/>
              <w:color w:val="000000" w:themeColor="text1"/>
              <w:lang w:val="zh-CN"/>
              <w14:textFill>
                <w14:solidFill>
                  <w14:schemeClr w14:val="tx1"/>
                </w14:solidFill>
              </w14:textFill>
            </w:rPr>
            <w:t>目录</w:t>
          </w:r>
        </w:p>
        <w:p w14:paraId="01D311EC">
          <w:pPr>
            <w:pStyle w:val="11"/>
            <w:rPr>
              <w:rFonts w:hint="eastAsia" w:asciiTheme="minorHAnsi" w:hAnsiTheme="minorHAnsi" w:eastAsiaTheme="minorEastAsia" w:cstheme="minorBidi"/>
              <w:kern w:val="2"/>
              <w:sz w:val="22"/>
              <w14:ligatures w14:val="standardContextual"/>
            </w:rPr>
          </w:pPr>
          <w:r>
            <w:rPr>
              <w:rFonts w:asciiTheme="minorHAnsi" w:hAnsiTheme="minorHAnsi" w:eastAsiaTheme="minorEastAsia"/>
            </w:rPr>
            <w:fldChar w:fldCharType="begin"/>
          </w:r>
          <w:r>
            <w:instrText xml:space="preserve"> TOC \o "1-3" \h \z \u </w:instrText>
          </w:r>
          <w:r>
            <w:rPr>
              <w:rFonts w:asciiTheme="minorHAnsi" w:hAnsiTheme="minorHAnsi" w:eastAsiaTheme="minorEastAsia"/>
            </w:rPr>
            <w:fldChar w:fldCharType="separate"/>
          </w:r>
          <w:r>
            <w:fldChar w:fldCharType="begin"/>
          </w:r>
          <w:r>
            <w:instrText xml:space="preserve"> HYPERLINK \l "_Toc227713211" </w:instrText>
          </w:r>
          <w:r>
            <w:fldChar w:fldCharType="separate"/>
          </w:r>
          <w:r>
            <w:rPr>
              <w:rStyle w:val="19"/>
            </w:rPr>
            <w:t>基于LangChain框架的Agent设计开发平台</w:t>
          </w:r>
          <w:r>
            <w:rPr>
              <w:rFonts w:hint="eastAsia"/>
            </w:rPr>
            <w:tab/>
          </w:r>
          <w:r>
            <w:rPr>
              <w:rFonts w:hint="eastAsia"/>
            </w:rPr>
            <w:fldChar w:fldCharType="begin"/>
          </w:r>
          <w:r>
            <w:rPr>
              <w:rFonts w:hint="eastAsia"/>
            </w:rPr>
            <w:instrText xml:space="preserve"> </w:instrText>
          </w:r>
          <w:r>
            <w:instrText xml:space="preserve">PAGEREF _Toc227713211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19632D94">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"_Toc227713212" </w:instrText>
          </w:r>
          <w:r>
            <w:fldChar w:fldCharType="separate"/>
          </w:r>
          <w:r>
            <w:rPr>
              <w:rStyle w:val="19"/>
            </w:rPr>
            <w:t>摘要</w:t>
          </w:r>
          <w:r>
            <w:rPr>
              <w:rFonts w:hint="eastAsia"/>
            </w:rPr>
            <w:tab/>
          </w:r>
          <w:r>
            <w:rPr>
              <w:rFonts w:hint="eastAsia"/>
            </w:rPr>
            <w:fldChar w:fldCharType="begin"/>
          </w:r>
          <w:r>
            <w:rPr>
              <w:rFonts w:hint="eastAsia"/>
            </w:rPr>
            <w:instrText xml:space="preserve"> </w:instrText>
          </w:r>
          <w:r>
            <w:instrText xml:space="preserve">PAGEREF _Toc227713212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CD84C01">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"_Toc227713213" </w:instrText>
          </w:r>
          <w:r>
            <w:fldChar w:fldCharType="separate"/>
          </w:r>
          <w:r>
            <w:rPr>
              <w:rStyle w:val="19"/>
            </w:rPr>
            <w:t>关键词:</w:t>
          </w:r>
          <w:r>
            <w:rPr>
              <w:rStyle w:val="19"/>
              <w:bCs/>
            </w:rPr>
            <w:t xml:space="preserve"> </w:t>
          </w:r>
          <w:r>
            <w:rPr>
              <w:rStyle w:val="19"/>
              <w:rFonts w:eastAsia="宋体"/>
            </w:rPr>
            <w:t>LLM 智能体，ReAct，检索增强，工具调用，工作流编排，多租户</w:t>
          </w:r>
          <w:r>
            <w:rPr>
              <w:rFonts w:hint="eastAsia"/>
            </w:rPr>
            <w:tab/>
          </w:r>
          <w:r>
            <w:rPr>
              <w:rFonts w:hint="eastAsia"/>
            </w:rPr>
            <w:fldChar w:fldCharType="begin"/>
          </w:r>
          <w:r>
            <w:rPr>
              <w:rFonts w:hint="eastAsia"/>
            </w:rPr>
            <w:instrText xml:space="preserve"> </w:instrText>
          </w:r>
          <w:r>
            <w:instrText xml:space="preserve">PAGEREF _Toc227713213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0E8868C">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"_Toc227713214" </w:instrText>
          </w:r>
          <w:r>
            <w:fldChar w:fldCharType="separate"/>
          </w:r>
          <w:r>
            <w:rPr>
              <w:rStyle w:val="19"/>
            </w:rPr>
            <w:t>Abstract</w:t>
          </w:r>
          <w:r>
            <w:rPr>
              <w:rFonts w:hint="eastAsia"/>
            </w:rPr>
            <w:tab/>
          </w:r>
          <w:r>
            <w:rPr>
              <w:rFonts w:hint="eastAsia"/>
            </w:rPr>
            <w:fldChar w:fldCharType="begin"/>
          </w:r>
          <w:r>
            <w:rPr>
              <w:rFonts w:hint="eastAsia"/>
            </w:rPr>
            <w:instrText xml:space="preserve"> </w:instrText>
          </w:r>
          <w:r>
            <w:instrText xml:space="preserve">PAGEREF _Toc227713214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37E8DF0">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"_Toc227713215" </w:instrText>
          </w:r>
          <w:r>
            <w:fldChar w:fldCharType="separate"/>
          </w:r>
          <w:r>
            <w:rPr>
              <w:rStyle w:val="19"/>
            </w:rPr>
            <w:t xml:space="preserve">Keywords: </w:t>
          </w:r>
          <w:r>
            <w:rPr>
              <w:rStyle w:val="19"/>
              <w:rFonts w:eastAsia="宋体"/>
            </w:rPr>
            <w:t>LLM Agent, ReAct, Retrieval-Augmented Generation, Tool Use, Workflow Orchestration, Multi-Tenancy</w:t>
          </w:r>
          <w:r>
            <w:rPr>
              <w:rFonts w:hint="eastAsia"/>
            </w:rPr>
            <w:tab/>
          </w:r>
          <w:r>
            <w:rPr>
              <w:rFonts w:hint="eastAsia"/>
            </w:rPr>
            <w:fldChar w:fldCharType="begin"/>
          </w:r>
          <w:r>
            <w:rPr>
              <w:rFonts w:hint="eastAsia"/>
            </w:rPr>
            <w:instrText xml:space="preserve"> </w:instrText>
          </w:r>
          <w:r>
            <w:instrText xml:space="preserve">PAGEREF _Toc227713215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9180B4D">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"_Toc227713216" </w:instrText>
          </w:r>
          <w:r>
            <w:fldChar w:fldCharType="separate"/>
          </w:r>
          <w:r>
            <w:rPr>
              <w:rStyle w:val="19"/>
              <w:b/>
              <w:bCs/>
            </w:rPr>
            <w:t>1  引言</w:t>
          </w:r>
          <w:r>
            <w:rPr>
              <w:rFonts w:hint="eastAsia"/>
            </w:rPr>
            <w:tab/>
          </w:r>
          <w:r>
            <w:rPr>
              <w:rFonts w:hint="eastAsia"/>
            </w:rPr>
            <w:fldChar w:fldCharType="begin"/>
          </w:r>
          <w:r>
            <w:rPr>
              <w:rFonts w:hint="eastAsia"/>
            </w:rPr>
            <w:instrText xml:space="preserve"> </w:instrText>
          </w:r>
          <w:r>
            <w:instrText xml:space="preserve">PAGEREF _Toc227713216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6A765E04">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"_Toc227713217" </w:instrText>
          </w:r>
          <w:r>
            <w:fldChar w:fldCharType="separate"/>
          </w:r>
          <w:r>
            <w:rPr>
              <w:rStyle w:val="19"/>
            </w:rPr>
            <w:t>1.1 研究背景</w:t>
          </w:r>
          <w:r>
            <w:rPr>
              <w:rFonts w:hint="eastAsia"/>
            </w:rPr>
            <w:tab/>
          </w:r>
          <w:r>
            <w:rPr>
              <w:rFonts w:hint="eastAsia"/>
            </w:rPr>
            <w:fldChar w:fldCharType="begin"/>
          </w:r>
          <w:r>
            <w:rPr>
              <w:rFonts w:hint="eastAsia"/>
            </w:rPr>
            <w:instrText xml:space="preserve"> </w:instrText>
          </w:r>
          <w:r>
            <w:instrText xml:space="preserve">PAGEREF _Toc227713217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5A019F83">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"_Toc227713218" </w:instrText>
          </w:r>
          <w:r>
            <w:fldChar w:fldCharType="separate"/>
          </w:r>
          <w:r>
            <w:rPr>
              <w:rStyle w:val="19"/>
            </w:rPr>
            <w:t>1.2 研究意义</w:t>
          </w:r>
          <w:r>
            <w:rPr>
              <w:rFonts w:hint="eastAsia"/>
            </w:rPr>
            <w:tab/>
          </w:r>
          <w:r>
            <w:rPr>
              <w:rFonts w:hint="eastAsia"/>
            </w:rPr>
            <w:fldChar w:fldCharType="begin"/>
          </w:r>
          <w:r>
            <w:rPr>
              <w:rFonts w:hint="eastAsia"/>
            </w:rPr>
            <w:instrText xml:space="preserve"> </w:instrText>
          </w:r>
          <w:r>
            <w:instrText xml:space="preserve">PAGEREF _Toc227713218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B513930">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"_Toc227713219" </w:instrText>
          </w:r>
          <w:r>
            <w:fldChar w:fldCharType="separate"/>
          </w:r>
          <w:r>
            <w:rPr>
              <w:rStyle w:val="19"/>
            </w:rPr>
            <w:t>1.3 国内外研究现状与问题</w:t>
          </w:r>
          <w:r>
            <w:rPr>
              <w:rFonts w:hint="eastAsia"/>
            </w:rPr>
            <w:tab/>
          </w:r>
          <w:r>
            <w:rPr>
              <w:rFonts w:hint="eastAsia"/>
            </w:rPr>
            <w:fldChar w:fldCharType="begin"/>
          </w:r>
          <w:r>
            <w:rPr>
              <w:rFonts w:hint="eastAsia"/>
            </w:rPr>
            <w:instrText xml:space="preserve"> </w:instrText>
          </w:r>
          <w:r>
            <w:instrText xml:space="preserve">PAGEREF _Toc227713219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460B9CA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"_Toc227713220" </w:instrText>
          </w:r>
          <w:r>
            <w:fldChar w:fldCharType="separate"/>
          </w:r>
          <w:r>
            <w:rPr>
              <w:rStyle w:val="19"/>
            </w:rPr>
            <w:t>1.4 本文主要工作</w:t>
          </w:r>
          <w:r>
            <w:rPr>
              <w:rFonts w:hint="eastAsia"/>
            </w:rPr>
            <w:tab/>
          </w:r>
          <w:r>
            <w:rPr>
              <w:rFonts w:hint="eastAsia"/>
            </w:rPr>
            <w:fldChar w:fldCharType="begin"/>
          </w:r>
          <w:r>
            <w:rPr>
              <w:rFonts w:hint="eastAsia"/>
            </w:rPr>
            <w:instrText xml:space="preserve"> </w:instrText>
          </w:r>
          <w:r>
            <w:instrText xml:space="preserve">PAGEREF _Toc227713220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4686D2E5">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"_Toc227713221" </w:instrText>
          </w:r>
          <w:r>
            <w:fldChar w:fldCharType="separate"/>
          </w:r>
          <w:r>
            <w:rPr>
              <w:rStyle w:val="19"/>
            </w:rPr>
            <w:t>1.5 本文结构安排</w:t>
          </w:r>
          <w:r>
            <w:rPr>
              <w:rFonts w:hint="eastAsia"/>
            </w:rPr>
            <w:tab/>
          </w:r>
          <w:r>
            <w:rPr>
              <w:rFonts w:hint="eastAsia"/>
            </w:rPr>
            <w:fldChar w:fldCharType="begin"/>
          </w:r>
          <w:r>
            <w:rPr>
              <w:rFonts w:hint="eastAsia"/>
            </w:rPr>
            <w:instrText xml:space="preserve"> </w:instrText>
          </w:r>
          <w:r>
            <w:instrText xml:space="preserve">PAGEREF _Toc227713221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D55758E">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"_Toc227713222" </w:instrText>
          </w:r>
          <w:r>
            <w:fldChar w:fldCharType="separate"/>
          </w:r>
          <w:r>
            <w:rPr>
              <w:rStyle w:val="19"/>
            </w:rPr>
            <w:t>2  相关技术与理论基础</w:t>
          </w:r>
          <w:r>
            <w:rPr>
              <w:rFonts w:hint="eastAsia"/>
            </w:rPr>
            <w:tab/>
          </w:r>
          <w:r>
            <w:rPr>
              <w:rFonts w:hint="eastAsia"/>
            </w:rPr>
            <w:fldChar w:fldCharType="begin"/>
          </w:r>
          <w:r>
            <w:rPr>
              <w:rFonts w:hint="eastAsia"/>
            </w:rPr>
            <w:instrText xml:space="preserve"> </w:instrText>
          </w:r>
          <w:r>
            <w:instrText xml:space="preserve">PAGEREF _Toc227713222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28BA4A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"_Toc227713223" </w:instrText>
          </w:r>
          <w:r>
            <w:fldChar w:fldCharType="separate"/>
          </w:r>
          <w:r>
            <w:rPr>
              <w:rStyle w:val="19"/>
            </w:rPr>
            <w:t>2.1 大语言模型与提示工程</w:t>
          </w:r>
          <w:r>
            <w:rPr>
              <w:rFonts w:hint="eastAsia"/>
            </w:rPr>
            <w:tab/>
          </w:r>
          <w:r>
            <w:rPr>
              <w:rFonts w:hint="eastAsia"/>
            </w:rPr>
            <w:fldChar w:fldCharType="begin"/>
          </w:r>
          <w:r>
            <w:rPr>
              <w:rFonts w:hint="eastAsia"/>
            </w:rPr>
            <w:instrText xml:space="preserve"> </w:instrText>
          </w:r>
          <w:r>
            <w:instrText xml:space="preserve">PAGEREF _Toc227713223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2393D65">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"_Toc227713224" </w:instrText>
          </w:r>
          <w:r>
            <w:fldChar w:fldCharType="separate"/>
          </w:r>
          <w:r>
            <w:rPr>
              <w:rStyle w:val="19"/>
            </w:rPr>
            <w:t>2.2 ReAct 智能体范式</w:t>
          </w:r>
          <w:r>
            <w:rPr>
              <w:rFonts w:hint="eastAsia"/>
            </w:rPr>
            <w:tab/>
          </w:r>
          <w:r>
            <w:rPr>
              <w:rFonts w:hint="eastAsia"/>
            </w:rPr>
            <w:fldChar w:fldCharType="begin"/>
          </w:r>
          <w:r>
            <w:rPr>
              <w:rFonts w:hint="eastAsia"/>
            </w:rPr>
            <w:instrText xml:space="preserve"> </w:instrText>
          </w:r>
          <w:r>
            <w:instrText xml:space="preserve">PAGEREF _Toc227713224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38F4F62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"_Toc227713225" </w:instrText>
          </w:r>
          <w:r>
            <w:fldChar w:fldCharType="separate"/>
          </w:r>
          <w:r>
            <w:rPr>
              <w:rStyle w:val="19"/>
            </w:rPr>
            <w:t>2.3 检索增强生成（RAG）</w:t>
          </w:r>
          <w:r>
            <w:rPr>
              <w:rFonts w:hint="eastAsia"/>
            </w:rPr>
            <w:tab/>
          </w:r>
          <w:r>
            <w:rPr>
              <w:rFonts w:hint="eastAsia"/>
            </w:rPr>
            <w:fldChar w:fldCharType="begin"/>
          </w:r>
          <w:r>
            <w:rPr>
              <w:rFonts w:hint="eastAsia"/>
            </w:rPr>
            <w:instrText xml:space="preserve"> </w:instrText>
          </w:r>
          <w:r>
            <w:instrText xml:space="preserve">PAGEREF _Toc227713225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894F5D0">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"_Toc227713226" </w:instrText>
          </w:r>
          <w:r>
            <w:fldChar w:fldCharType="separate"/>
          </w:r>
          <w:r>
            <w:rPr>
              <w:rStyle w:val="19"/>
            </w:rPr>
            <w:t>2.4 工作流编排与多步执行</w:t>
          </w:r>
          <w:r>
            <w:rPr>
              <w:rFonts w:hint="eastAsia"/>
            </w:rPr>
            <w:tab/>
          </w:r>
          <w:r>
            <w:rPr>
              <w:rFonts w:hint="eastAsia"/>
            </w:rPr>
            <w:fldChar w:fldCharType="begin"/>
          </w:r>
          <w:r>
            <w:rPr>
              <w:rFonts w:hint="eastAsia"/>
            </w:rPr>
            <w:instrText xml:space="preserve"> </w:instrText>
          </w:r>
          <w:r>
            <w:instrText xml:space="preserve">PAGEREF _Toc227713226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5A701C1">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"_Toc227713227" </w:instrText>
          </w:r>
          <w:r>
            <w:fldChar w:fldCharType="separate"/>
          </w:r>
          <w:r>
            <w:rPr>
              <w:rStyle w:val="19"/>
            </w:rPr>
            <w:t>2.5 关键工程技术栈</w:t>
          </w:r>
          <w:r>
            <w:rPr>
              <w:rFonts w:hint="eastAsia"/>
            </w:rPr>
            <w:tab/>
          </w:r>
          <w:r>
            <w:rPr>
              <w:rFonts w:hint="eastAsia"/>
            </w:rPr>
            <w:fldChar w:fldCharType="begin"/>
          </w:r>
          <w:r>
            <w:rPr>
              <w:rFonts w:hint="eastAsia"/>
            </w:rPr>
            <w:instrText xml:space="preserve"> </w:instrText>
          </w:r>
          <w:r>
            <w:instrText xml:space="preserve">PAGEREF _Toc227713227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2FB371C">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"_Toc227713228" </w:instrText>
          </w:r>
          <w:r>
            <w:fldChar w:fldCharType="separate"/>
          </w:r>
          <w:r>
            <w:rPr>
              <w:rStyle w:val="19"/>
            </w:rPr>
            <w:t>2.6 现有工程框架的能力边界</w:t>
          </w:r>
          <w:r>
            <w:rPr>
              <w:rFonts w:hint="eastAsia"/>
            </w:rPr>
            <w:tab/>
          </w:r>
          <w:r>
            <w:rPr>
              <w:rFonts w:hint="eastAsia"/>
            </w:rPr>
            <w:fldChar w:fldCharType="begin"/>
          </w:r>
          <w:r>
            <w:rPr>
              <w:rFonts w:hint="eastAsia"/>
            </w:rPr>
            <w:instrText xml:space="preserve"> </w:instrText>
          </w:r>
          <w:r>
            <w:instrText xml:space="preserve">PAGEREF _Toc227713228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A7DF987">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"_Toc227713229" </w:instrText>
          </w:r>
          <w:r>
            <w:fldChar w:fldCharType="separate"/>
          </w:r>
          <w:r>
            <w:rPr>
              <w:rStyle w:val="19"/>
            </w:rPr>
            <w:t>3  方法框架与总体设计</w:t>
          </w:r>
          <w:r>
            <w:rPr>
              <w:rFonts w:hint="eastAsia"/>
            </w:rPr>
            <w:tab/>
          </w:r>
          <w:r>
            <w:rPr>
              <w:rFonts w:hint="eastAsia"/>
            </w:rPr>
            <w:fldChar w:fldCharType="begin"/>
          </w:r>
          <w:r>
            <w:rPr>
              <w:rFonts w:hint="eastAsia"/>
            </w:rPr>
            <w:instrText xml:space="preserve"> </w:instrText>
          </w:r>
          <w:r>
            <w:instrText xml:space="preserve">PAGEREF _Toc227713229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DDA670A">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"_Toc227713230" </w:instrText>
          </w:r>
          <w:r>
            <w:fldChar w:fldCharType="separate"/>
          </w:r>
          <w:r>
            <w:rPr>
              <w:rStyle w:val="19"/>
            </w:rPr>
            <w:t>3.1 闭环框架概述</w:t>
          </w:r>
          <w:r>
            <w:rPr>
              <w:rFonts w:hint="eastAsia"/>
            </w:rPr>
            <w:tab/>
          </w:r>
          <w:r>
            <w:rPr>
              <w:rFonts w:hint="eastAsia"/>
            </w:rPr>
            <w:fldChar w:fldCharType="begin"/>
          </w:r>
          <w:r>
            <w:rPr>
              <w:rFonts w:hint="eastAsia"/>
            </w:rPr>
            <w:instrText xml:space="preserve"> </w:instrText>
          </w:r>
          <w:r>
            <w:instrText xml:space="preserve">PAGEREF _Toc227713230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EAFD0E8">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"_Toc227713231" </w:instrText>
          </w:r>
          <w:r>
            <w:fldChar w:fldCharType="separate"/>
          </w:r>
          <w:r>
            <w:rPr>
              <w:rStyle w:val="19"/>
            </w:rPr>
            <w:t>3.2 模块划分与接口</w:t>
          </w:r>
          <w:r>
            <w:rPr>
              <w:rFonts w:hint="eastAsia"/>
            </w:rPr>
            <w:tab/>
          </w:r>
          <w:r>
            <w:rPr>
              <w:rFonts w:hint="eastAsia"/>
            </w:rPr>
            <w:fldChar w:fldCharType="begin"/>
          </w:r>
          <w:r>
            <w:rPr>
              <w:rFonts w:hint="eastAsia"/>
            </w:rPr>
            <w:instrText xml:space="preserve"> </w:instrText>
          </w:r>
          <w:r>
            <w:instrText xml:space="preserve">PAGEREF _Toc227713231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9EE523C">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"_Toc227713232" </w:instrText>
          </w:r>
          <w:r>
            <w:fldChar w:fldCharType="separate"/>
          </w:r>
          <w:r>
            <w:rPr>
              <w:rStyle w:val="19"/>
            </w:rPr>
            <w:t>3.3 Planner—Executor—Check 链式工作流</w:t>
          </w:r>
          <w:r>
            <w:rPr>
              <w:rFonts w:hint="eastAsia"/>
            </w:rPr>
            <w:tab/>
          </w:r>
          <w:r>
            <w:rPr>
              <w:rFonts w:hint="eastAsia"/>
            </w:rPr>
            <w:fldChar w:fldCharType="begin"/>
          </w:r>
          <w:r>
            <w:rPr>
              <w:rFonts w:hint="eastAsia"/>
            </w:rPr>
            <w:instrText xml:space="preserve"> </w:instrText>
          </w:r>
          <w:r>
            <w:instrText xml:space="preserve">PAGEREF _Toc227713232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6D5AEAC">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"_Toc227713233" </w:instrText>
          </w:r>
          <w:r>
            <w:fldChar w:fldCharType="separate"/>
          </w:r>
          <w:r>
            <w:rPr>
              <w:rStyle w:val="19"/>
            </w:rPr>
            <w:t>3.4 多租户与权限边界</w:t>
          </w:r>
          <w:r>
            <w:rPr>
              <w:rFonts w:hint="eastAsia"/>
            </w:rPr>
            <w:tab/>
          </w:r>
          <w:r>
            <w:rPr>
              <w:rFonts w:hint="eastAsia"/>
            </w:rPr>
            <w:fldChar w:fldCharType="begin"/>
          </w:r>
          <w:r>
            <w:rPr>
              <w:rFonts w:hint="eastAsia"/>
            </w:rPr>
            <w:instrText xml:space="preserve"> </w:instrText>
          </w:r>
          <w:r>
            <w:instrText xml:space="preserve">PAGEREF _Toc227713233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E9AE561">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"_Toc227713234" </w:instrText>
          </w:r>
          <w:r>
            <w:fldChar w:fldCharType="separate"/>
          </w:r>
          <w:r>
            <w:rPr>
              <w:rStyle w:val="19"/>
            </w:rPr>
            <w:t>3.5 轨迹记录与结构化数据模型</w:t>
          </w:r>
          <w:r>
            <w:rPr>
              <w:rFonts w:hint="eastAsia"/>
            </w:rPr>
            <w:tab/>
          </w:r>
          <w:r>
            <w:rPr>
              <w:rFonts w:hint="eastAsia"/>
            </w:rPr>
            <w:fldChar w:fldCharType="begin"/>
          </w:r>
          <w:r>
            <w:rPr>
              <w:rFonts w:hint="eastAsia"/>
            </w:rPr>
            <w:instrText xml:space="preserve"> </w:instrText>
          </w:r>
          <w:r>
            <w:instrText xml:space="preserve">PAGEREF _Toc227713234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75EC5D5">
          <w:pPr>
            <w:pStyle w:val="8"/>
            <w:tabs>
              <w:tab w:val="right" w:leader="dot" w:pos="9061"/>
            </w:tabs>
            <w:rPr>
              <w:rFonts w:hint="eastAsia" w:cstheme="minorBidi"/>
              <w:kern w:val="2"/>
              <w:szCs w:val="24"/>
              <w14:ligatures w14:val="standardContextual"/>
            </w:rPr>
          </w:pPr>
          <w:r>
            <w:fldChar w:fldCharType="begin"/>
          </w:r>
          <w:r>
            <w:instrText xml:space="preserve"> HYPERLINK \l "_Toc227713235" </w:instrText>
          </w:r>
          <w:r>
            <w:fldChar w:fldCharType="separate"/>
          </w:r>
          <w:r>
            <w:rPr>
              <w:rStyle w:val="19"/>
            </w:rPr>
            <w:t>3.5.1  计划结构</w:t>
          </w:r>
          <w:r>
            <w:rPr>
              <w:rFonts w:hint="eastAsia"/>
            </w:rPr>
            <w:tab/>
          </w:r>
          <w:r>
            <w:rPr>
              <w:rFonts w:hint="eastAsia"/>
            </w:rPr>
            <w:fldChar w:fldCharType="begin"/>
          </w:r>
          <w:r>
            <w:rPr>
              <w:rFonts w:hint="eastAsia"/>
            </w:rPr>
            <w:instrText xml:space="preserve"> </w:instrText>
          </w:r>
          <w:r>
            <w:instrText xml:space="preserve">PAGEREF _Toc227713235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9D83F24">
          <w:pPr>
            <w:pStyle w:val="8"/>
            <w:tabs>
              <w:tab w:val="right" w:leader="dot" w:pos="9061"/>
            </w:tabs>
            <w:rPr>
              <w:rFonts w:hint="eastAsia" w:cstheme="minorBidi"/>
              <w:kern w:val="2"/>
              <w:szCs w:val="24"/>
              <w14:ligatures w14:val="standardContextual"/>
            </w:rPr>
          </w:pPr>
          <w:r>
            <w:fldChar w:fldCharType="begin"/>
          </w:r>
          <w:r>
            <w:instrText xml:space="preserve"> HYPERLINK \l "_Toc227713236" </w:instrText>
          </w:r>
          <w:r>
            <w:fldChar w:fldCharType="separate"/>
          </w:r>
          <w:r>
            <w:rPr>
              <w:rStyle w:val="19"/>
            </w:rPr>
            <w:t>3.5.2  执行轨迹</w:t>
          </w:r>
          <w:r>
            <w:rPr>
              <w:rFonts w:hint="eastAsia"/>
            </w:rPr>
            <w:tab/>
          </w:r>
          <w:r>
            <w:rPr>
              <w:rFonts w:hint="eastAsia"/>
            </w:rPr>
            <w:fldChar w:fldCharType="begin"/>
          </w:r>
          <w:r>
            <w:rPr>
              <w:rFonts w:hint="eastAsia"/>
            </w:rPr>
            <w:instrText xml:space="preserve"> </w:instrText>
          </w:r>
          <w:r>
            <w:instrText xml:space="preserve">PAGEREF _Toc227713236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7FB1BD9">
          <w:pPr>
            <w:pStyle w:val="8"/>
            <w:tabs>
              <w:tab w:val="right" w:leader="dot" w:pos="9061"/>
            </w:tabs>
            <w:rPr>
              <w:rFonts w:hint="eastAsia" w:cstheme="minorBidi"/>
              <w:kern w:val="2"/>
              <w:szCs w:val="24"/>
              <w14:ligatures w14:val="standardContextual"/>
            </w:rPr>
          </w:pPr>
          <w:r>
            <w:fldChar w:fldCharType="begin"/>
          </w:r>
          <w:r>
            <w:instrText xml:space="preserve"> HYPERLINK \l "_Toc227713237" </w:instrText>
          </w:r>
          <w:r>
            <w:fldChar w:fldCharType="separate"/>
          </w:r>
          <w:r>
            <w:rPr>
              <w:rStyle w:val="19"/>
            </w:rPr>
            <w:t>3.5.3  校验结果</w:t>
          </w:r>
          <w:r>
            <w:rPr>
              <w:rFonts w:hint="eastAsia"/>
            </w:rPr>
            <w:tab/>
          </w:r>
          <w:r>
            <w:rPr>
              <w:rFonts w:hint="eastAsia"/>
            </w:rPr>
            <w:fldChar w:fldCharType="begin"/>
          </w:r>
          <w:r>
            <w:rPr>
              <w:rFonts w:hint="eastAsia"/>
            </w:rPr>
            <w:instrText xml:space="preserve"> </w:instrText>
          </w:r>
          <w:r>
            <w:instrText xml:space="preserve">PAGEREF _Toc227713237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7683085">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"_Toc227713238" </w:instrText>
          </w:r>
          <w:r>
            <w:fldChar w:fldCharType="separate"/>
          </w:r>
          <w:r>
            <w:rPr>
              <w:rStyle w:val="19"/>
            </w:rPr>
            <w:t>3.6 失败恢复与反思机制设计</w:t>
          </w:r>
          <w:r>
            <w:rPr>
              <w:rFonts w:hint="eastAsia"/>
            </w:rPr>
            <w:tab/>
          </w:r>
          <w:r>
            <w:rPr>
              <w:rFonts w:hint="eastAsia"/>
            </w:rPr>
            <w:fldChar w:fldCharType="begin"/>
          </w:r>
          <w:r>
            <w:rPr>
              <w:rFonts w:hint="eastAsia"/>
            </w:rPr>
            <w:instrText xml:space="preserve"> </w:instrText>
          </w:r>
          <w:r>
            <w:instrText xml:space="preserve">PAGEREF _Toc227713238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31A2C3D">
          <w:pPr>
            <w:pStyle w:val="8"/>
            <w:tabs>
              <w:tab w:val="right" w:leader="dot" w:pos="9061"/>
            </w:tabs>
            <w:rPr>
              <w:rFonts w:hint="eastAsia" w:cstheme="minorBidi"/>
              <w:kern w:val="2"/>
              <w:szCs w:val="24"/>
              <w14:ligatures w14:val="standardContextual"/>
            </w:rPr>
          </w:pPr>
          <w:r>
            <w:fldChar w:fldCharType="begin"/>
          </w:r>
          <w:r>
            <w:instrText xml:space="preserve"> HYPERLINK \l "_Toc227713239" </w:instrText>
          </w:r>
          <w:r>
            <w:fldChar w:fldCharType="separate"/>
          </w:r>
          <w:r>
            <w:rPr>
              <w:rStyle w:val="19"/>
            </w:rPr>
            <w:t>3.6.1  失败检测。</w:t>
          </w:r>
          <w:r>
            <w:rPr>
              <w:rFonts w:hint="eastAsia"/>
            </w:rPr>
            <w:tab/>
          </w:r>
          <w:r>
            <w:rPr>
              <w:rFonts w:hint="eastAsia"/>
            </w:rPr>
            <w:fldChar w:fldCharType="begin"/>
          </w:r>
          <w:r>
            <w:rPr>
              <w:rFonts w:hint="eastAsia"/>
            </w:rPr>
            <w:instrText xml:space="preserve"> </w:instrText>
          </w:r>
          <w:r>
            <w:instrText xml:space="preserve">PAGEREF _Toc227713239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E201CC3">
          <w:pPr>
            <w:pStyle w:val="8"/>
            <w:tabs>
              <w:tab w:val="right" w:leader="dot" w:pos="9061"/>
            </w:tabs>
            <w:rPr>
              <w:rFonts w:hint="eastAsia" w:cstheme="minorBidi"/>
              <w:kern w:val="2"/>
              <w:szCs w:val="24"/>
              <w14:ligatures w14:val="standardContextual"/>
            </w:rPr>
          </w:pPr>
          <w:r>
            <w:fldChar w:fldCharType="begin"/>
          </w:r>
          <w:r>
            <w:instrText xml:space="preserve"> HYPERLINK \l "_Toc227713240" </w:instrText>
          </w:r>
          <w:r>
            <w:fldChar w:fldCharType="separate"/>
          </w:r>
          <w:r>
            <w:rPr>
              <w:rStyle w:val="19"/>
            </w:rPr>
            <w:t>3.6.2  失败定位。</w:t>
          </w:r>
          <w:r>
            <w:rPr>
              <w:rFonts w:hint="eastAsia"/>
            </w:rPr>
            <w:tab/>
          </w:r>
          <w:r>
            <w:rPr>
              <w:rFonts w:hint="eastAsia"/>
            </w:rPr>
            <w:fldChar w:fldCharType="begin"/>
          </w:r>
          <w:r>
            <w:rPr>
              <w:rFonts w:hint="eastAsia"/>
            </w:rPr>
            <w:instrText xml:space="preserve"> </w:instrText>
          </w:r>
          <w:r>
            <w:instrText xml:space="preserve">PAGEREF _Toc227713240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0FC67AA">
          <w:pPr>
            <w:pStyle w:val="8"/>
            <w:tabs>
              <w:tab w:val="right" w:leader="dot" w:pos="9061"/>
            </w:tabs>
            <w:rPr>
              <w:rFonts w:hint="eastAsia" w:cstheme="minorBidi"/>
              <w:kern w:val="2"/>
              <w:szCs w:val="24"/>
              <w14:ligatures w14:val="standardContextual"/>
            </w:rPr>
          </w:pPr>
          <w:r>
            <w:fldChar w:fldCharType="begin"/>
          </w:r>
          <w:r>
            <w:instrText xml:space="preserve"> HYPERLINK \l "_Toc227713241" </w:instrText>
          </w:r>
          <w:r>
            <w:fldChar w:fldCharType="separate"/>
          </w:r>
          <w:r>
            <w:rPr>
              <w:rStyle w:val="19"/>
            </w:rPr>
            <w:t>3.6.3  恢复策略。</w:t>
          </w:r>
          <w:r>
            <w:rPr>
              <w:rFonts w:hint="eastAsia"/>
            </w:rPr>
            <w:tab/>
          </w:r>
          <w:r>
            <w:rPr>
              <w:rFonts w:hint="eastAsia"/>
            </w:rPr>
            <w:fldChar w:fldCharType="begin"/>
          </w:r>
          <w:r>
            <w:rPr>
              <w:rFonts w:hint="eastAsia"/>
            </w:rPr>
            <w:instrText xml:space="preserve"> </w:instrText>
          </w:r>
          <w:r>
            <w:instrText xml:space="preserve">PAGEREF _Toc227713241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5E21C44A">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"_Toc227713242" </w:instrText>
          </w:r>
          <w:r>
            <w:fldChar w:fldCharType="separate"/>
          </w:r>
          <w:r>
            <w:rPr>
              <w:rStyle w:val="19"/>
            </w:rPr>
            <w:t>3.7 工具可信度与路由策略</w:t>
          </w:r>
          <w:r>
            <w:rPr>
              <w:rFonts w:hint="eastAsia"/>
            </w:rPr>
            <w:tab/>
          </w:r>
          <w:r>
            <w:rPr>
              <w:rFonts w:hint="eastAsia"/>
            </w:rPr>
            <w:fldChar w:fldCharType="begin"/>
          </w:r>
          <w:r>
            <w:rPr>
              <w:rFonts w:hint="eastAsia"/>
            </w:rPr>
            <w:instrText xml:space="preserve"> </w:instrText>
          </w:r>
          <w:r>
            <w:instrText xml:space="preserve">PAGEREF _Toc227713242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50743B6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"_Toc227713243" </w:instrText>
          </w:r>
          <w:r>
            <w:fldChar w:fldCharType="separate"/>
          </w:r>
          <w:r>
            <w:rPr>
              <w:rStyle w:val="19"/>
            </w:rPr>
            <w:t>3.8 设计目标与原则</w:t>
          </w:r>
          <w:r>
            <w:rPr>
              <w:rFonts w:hint="eastAsia"/>
            </w:rPr>
            <w:tab/>
          </w:r>
          <w:r>
            <w:rPr>
              <w:rFonts w:hint="eastAsia"/>
            </w:rPr>
            <w:fldChar w:fldCharType="begin"/>
          </w:r>
          <w:r>
            <w:rPr>
              <w:rFonts w:hint="eastAsia"/>
            </w:rPr>
            <w:instrText xml:space="preserve"> </w:instrText>
          </w:r>
          <w:r>
            <w:instrText xml:space="preserve">PAGEREF _Toc227713243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61897B2">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"_Toc227713244" </w:instrText>
          </w:r>
          <w:r>
            <w:fldChar w:fldCharType="separate"/>
          </w:r>
          <w:r>
            <w:rPr>
              <w:rStyle w:val="19"/>
            </w:rPr>
            <w:t>4  系统实现</w:t>
          </w:r>
          <w:r>
            <w:rPr>
              <w:rFonts w:hint="eastAsia"/>
            </w:rPr>
            <w:tab/>
          </w:r>
          <w:r>
            <w:rPr>
              <w:rFonts w:hint="eastAsia"/>
            </w:rPr>
            <w:fldChar w:fldCharType="begin"/>
          </w:r>
          <w:r>
            <w:rPr>
              <w:rFonts w:hint="eastAsia"/>
            </w:rPr>
            <w:instrText xml:space="preserve"> </w:instrText>
          </w:r>
          <w:r>
            <w:instrText xml:space="preserve">PAGEREF _Toc227713244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48804C00">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"_Toc227713245" </w:instrText>
          </w:r>
          <w:r>
            <w:fldChar w:fldCharType="separate"/>
          </w:r>
          <w:r>
            <w:rPr>
              <w:rStyle w:val="19"/>
            </w:rPr>
            <w:t>4.1 总体架构</w:t>
          </w:r>
          <w:r>
            <w:rPr>
              <w:rFonts w:hint="eastAsia"/>
            </w:rPr>
            <w:tab/>
          </w:r>
          <w:r>
            <w:rPr>
              <w:rFonts w:hint="eastAsia"/>
            </w:rPr>
            <w:fldChar w:fldCharType="begin"/>
          </w:r>
          <w:r>
            <w:rPr>
              <w:rFonts w:hint="eastAsia"/>
            </w:rPr>
            <w:instrText xml:space="preserve"> </w:instrText>
          </w:r>
          <w:r>
            <w:instrText xml:space="preserve">PAGEREF _Toc227713245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7CF068A6">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"_Toc227713246" </w:instrText>
          </w:r>
          <w:r>
            <w:fldChar w:fldCharType="separate"/>
          </w:r>
          <w:r>
            <w:rPr>
              <w:rStyle w:val="19"/>
            </w:rPr>
            <w:t>4.2 后端实现（FastAPI）</w:t>
          </w:r>
          <w:r>
            <w:rPr>
              <w:rFonts w:hint="eastAsia"/>
            </w:rPr>
            <w:tab/>
          </w:r>
          <w:r>
            <w:rPr>
              <w:rFonts w:hint="eastAsia"/>
            </w:rPr>
            <w:fldChar w:fldCharType="begin"/>
          </w:r>
          <w:r>
            <w:rPr>
              <w:rFonts w:hint="eastAsia"/>
            </w:rPr>
            <w:instrText xml:space="preserve"> </w:instrText>
          </w:r>
          <w:r>
            <w:instrText xml:space="preserve">PAGEREF _Toc227713246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DEBA18A">
          <w:pPr>
            <w:pStyle w:val="8"/>
            <w:tabs>
              <w:tab w:val="right" w:leader="dot" w:pos="9061"/>
            </w:tabs>
            <w:rPr>
              <w:rFonts w:hint="eastAsia" w:cstheme="minorBidi"/>
              <w:kern w:val="2"/>
              <w:szCs w:val="24"/>
              <w14:ligatures w14:val="standardContextual"/>
            </w:rPr>
          </w:pPr>
          <w:r>
            <w:fldChar w:fldCharType="begin"/>
          </w:r>
          <w:r>
            <w:instrText xml:space="preserve"> HYPERLINK \l "_Toc227713247" </w:instrText>
          </w:r>
          <w:r>
            <w:fldChar w:fldCharType="separate"/>
          </w:r>
          <w:r>
            <w:rPr>
              <w:rStyle w:val="19"/>
            </w:rPr>
            <w:t>4.2.1 统一响应体与异常处理</w:t>
          </w:r>
          <w:r>
            <w:rPr>
              <w:rFonts w:hint="eastAsia"/>
            </w:rPr>
            <w:tab/>
          </w:r>
          <w:r>
            <w:rPr>
              <w:rFonts w:hint="eastAsia"/>
            </w:rPr>
            <w:fldChar w:fldCharType="begin"/>
          </w:r>
          <w:r>
            <w:rPr>
              <w:rFonts w:hint="eastAsia"/>
            </w:rPr>
            <w:instrText xml:space="preserve"> </w:instrText>
          </w:r>
          <w:r>
            <w:instrText xml:space="preserve">PAGEREF _Toc227713247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43A10113">
          <w:pPr>
            <w:pStyle w:val="8"/>
            <w:tabs>
              <w:tab w:val="right" w:leader="dot" w:pos="9061"/>
            </w:tabs>
            <w:rPr>
              <w:rFonts w:hint="eastAsia" w:cstheme="minorBidi"/>
              <w:kern w:val="2"/>
              <w:szCs w:val="24"/>
              <w14:ligatures w14:val="standardContextual"/>
            </w:rPr>
          </w:pPr>
          <w:r>
            <w:fldChar w:fldCharType="begin"/>
          </w:r>
          <w:r>
            <w:instrText xml:space="preserve"> HYPERLINK \l "_Toc227713248" </w:instrText>
          </w:r>
          <w:r>
            <w:fldChar w:fldCharType="separate"/>
          </w:r>
          <w:r>
            <w:rPr>
              <w:rStyle w:val="19"/>
            </w:rPr>
            <w:t>4.2.2 SSE 流式链路接口设计</w:t>
          </w:r>
          <w:r>
            <w:rPr>
              <w:rFonts w:hint="eastAsia"/>
            </w:rPr>
            <w:tab/>
          </w:r>
          <w:r>
            <w:rPr>
              <w:rFonts w:hint="eastAsia"/>
            </w:rPr>
            <w:fldChar w:fldCharType="begin"/>
          </w:r>
          <w:r>
            <w:rPr>
              <w:rFonts w:hint="eastAsia"/>
            </w:rPr>
            <w:instrText xml:space="preserve"> </w:instrText>
          </w:r>
          <w:r>
            <w:instrText xml:space="preserve">PAGEREF _Toc227713248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12B31CDB">
          <w:pPr>
            <w:pStyle w:val="8"/>
            <w:tabs>
              <w:tab w:val="right" w:leader="dot" w:pos="9061"/>
            </w:tabs>
            <w:rPr>
              <w:rFonts w:hint="eastAsia" w:cstheme="minorBidi"/>
              <w:kern w:val="2"/>
              <w:szCs w:val="24"/>
              <w14:ligatures w14:val="standardContextual"/>
            </w:rPr>
          </w:pPr>
          <w:r>
            <w:fldChar w:fldCharType="begin"/>
          </w:r>
          <w:r>
            <w:instrText xml:space="preserve"> HYPERLINK \l "_Toc227713249" </w:instrText>
          </w:r>
          <w:r>
            <w:fldChar w:fldCharType="separate"/>
          </w:r>
          <w:r>
            <w:rPr>
              <w:rStyle w:val="19"/>
            </w:rPr>
            <w:t>4.2.3 责任链执行与步数上限控制</w:t>
          </w:r>
          <w:r>
            <w:rPr>
              <w:rFonts w:hint="eastAsia"/>
            </w:rPr>
            <w:tab/>
          </w:r>
          <w:r>
            <w:rPr>
              <w:rFonts w:hint="eastAsia"/>
            </w:rPr>
            <w:fldChar w:fldCharType="begin"/>
          </w:r>
          <w:r>
            <w:rPr>
              <w:rFonts w:hint="eastAsia"/>
            </w:rPr>
            <w:instrText xml:space="preserve"> </w:instrText>
          </w:r>
          <w:r>
            <w:instrText xml:space="preserve">PAGEREF _Toc227713249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7C66C70F">
          <w:pPr>
            <w:pStyle w:val="8"/>
            <w:tabs>
              <w:tab w:val="right" w:leader="dot" w:pos="9061"/>
            </w:tabs>
            <w:rPr>
              <w:rFonts w:hint="eastAsia" w:cstheme="minorBidi"/>
              <w:kern w:val="2"/>
              <w:szCs w:val="24"/>
              <w14:ligatures w14:val="standardContextual"/>
            </w:rPr>
          </w:pPr>
          <w:r>
            <w:fldChar w:fldCharType="begin"/>
          </w:r>
          <w:r>
            <w:instrText xml:space="preserve"> HYPERLINK \l "_Toc227713250" </w:instrText>
          </w:r>
          <w:r>
            <w:fldChar w:fldCharType="separate"/>
          </w:r>
          <w:r>
            <w:rPr>
              <w:rStyle w:val="19"/>
            </w:rPr>
            <w:t>4.2.4 WebSocket 会话管理与主题发布</w:t>
          </w:r>
          <w:r>
            <w:rPr>
              <w:rFonts w:hint="eastAsia"/>
            </w:rPr>
            <w:tab/>
          </w:r>
          <w:r>
            <w:rPr>
              <w:rFonts w:hint="eastAsia"/>
            </w:rPr>
            <w:fldChar w:fldCharType="begin"/>
          </w:r>
          <w:r>
            <w:rPr>
              <w:rFonts w:hint="eastAsia"/>
            </w:rPr>
            <w:instrText xml:space="preserve"> </w:instrText>
          </w:r>
          <w:r>
            <w:instrText xml:space="preserve">PAGEREF _Toc227713250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0DEF91EC">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"_Toc227713251" </w:instrText>
          </w:r>
          <w:r>
            <w:fldChar w:fldCharType="separate"/>
          </w:r>
          <w:r>
            <w:rPr>
              <w:rStyle w:val="19"/>
            </w:rPr>
            <w:t>4.3 智能体编排与工具系统</w:t>
          </w:r>
          <w:r>
            <w:rPr>
              <w:rFonts w:hint="eastAsia"/>
            </w:rPr>
            <w:tab/>
          </w:r>
          <w:r>
            <w:rPr>
              <w:rFonts w:hint="eastAsia"/>
            </w:rPr>
            <w:fldChar w:fldCharType="begin"/>
          </w:r>
          <w:r>
            <w:rPr>
              <w:rFonts w:hint="eastAsia"/>
            </w:rPr>
            <w:instrText xml:space="preserve"> </w:instrText>
          </w:r>
          <w:r>
            <w:instrText xml:space="preserve">PAGEREF _Toc227713251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ABDCDCC">
          <w:pPr>
            <w:pStyle w:val="8"/>
            <w:tabs>
              <w:tab w:val="right" w:leader="dot" w:pos="9061"/>
            </w:tabs>
            <w:rPr>
              <w:rFonts w:hint="eastAsia" w:cstheme="minorBidi"/>
              <w:kern w:val="2"/>
              <w:szCs w:val="24"/>
              <w14:ligatures w14:val="standardContextual"/>
            </w:rPr>
          </w:pPr>
          <w:r>
            <w:fldChar w:fldCharType="begin"/>
          </w:r>
          <w:r>
            <w:instrText xml:space="preserve"> HYPERLINK \l "_Toc227713252" </w:instrText>
          </w:r>
          <w:r>
            <w:fldChar w:fldCharType="separate"/>
          </w:r>
          <w:r>
            <w:rPr>
              <w:rStyle w:val="19"/>
            </w:rPr>
            <w:t>4.3.1 Planner 实现：结构化计划生成</w:t>
          </w:r>
          <w:r>
            <w:rPr>
              <w:rFonts w:hint="eastAsia"/>
            </w:rPr>
            <w:tab/>
          </w:r>
          <w:r>
            <w:rPr>
              <w:rFonts w:hint="eastAsia"/>
            </w:rPr>
            <w:fldChar w:fldCharType="begin"/>
          </w:r>
          <w:r>
            <w:rPr>
              <w:rFonts w:hint="eastAsia"/>
            </w:rPr>
            <w:instrText xml:space="preserve"> </w:instrText>
          </w:r>
          <w:r>
            <w:instrText xml:space="preserve">PAGEREF _Toc227713252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E8CD464">
          <w:pPr>
            <w:pStyle w:val="8"/>
            <w:tabs>
              <w:tab w:val="right" w:leader="dot" w:pos="9061"/>
            </w:tabs>
            <w:rPr>
              <w:rFonts w:hint="eastAsia" w:cstheme="minorBidi"/>
              <w:kern w:val="2"/>
              <w:szCs w:val="24"/>
              <w14:ligatures w14:val="standardContextual"/>
            </w:rPr>
          </w:pPr>
          <w:r>
            <w:fldChar w:fldCharType="begin"/>
          </w:r>
          <w:r>
            <w:instrText xml:space="preserve"> HYPERLINK \l "_Toc227713253" </w:instrText>
          </w:r>
          <w:r>
            <w:fldChar w:fldCharType="separate"/>
          </w:r>
          <w:r>
            <w:rPr>
              <w:rStyle w:val="19"/>
            </w:rPr>
            <w:t>4.3.2 Executor 实现：多 MCP 工具接入与日志采集</w:t>
          </w:r>
          <w:r>
            <w:rPr>
              <w:rFonts w:hint="eastAsia"/>
            </w:rPr>
            <w:tab/>
          </w:r>
          <w:r>
            <w:rPr>
              <w:rFonts w:hint="eastAsia"/>
            </w:rPr>
            <w:fldChar w:fldCharType="begin"/>
          </w:r>
          <w:r>
            <w:rPr>
              <w:rFonts w:hint="eastAsia"/>
            </w:rPr>
            <w:instrText xml:space="preserve"> </w:instrText>
          </w:r>
          <w:r>
            <w:instrText xml:space="preserve">PAGEREF _Toc227713253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BBCCC88">
          <w:pPr>
            <w:pStyle w:val="8"/>
            <w:tabs>
              <w:tab w:val="right" w:leader="dot" w:pos="9061"/>
            </w:tabs>
            <w:rPr>
              <w:rFonts w:hint="eastAsia" w:cstheme="minorBidi"/>
              <w:kern w:val="2"/>
              <w:szCs w:val="24"/>
              <w14:ligatures w14:val="standardContextual"/>
            </w:rPr>
          </w:pPr>
          <w:r>
            <w:fldChar w:fldCharType="begin"/>
          </w:r>
          <w:r>
            <w:instrText xml:space="preserve"> HYPERLINK \l "_Toc227713254" </w:instrText>
          </w:r>
          <w:r>
            <w:fldChar w:fldCharType="separate"/>
          </w:r>
          <w:r>
            <w:rPr>
              <w:rStyle w:val="19"/>
            </w:rPr>
            <w:t>4.3.3 Check 实现：结构化评审与回退控制</w:t>
          </w:r>
          <w:r>
            <w:rPr>
              <w:rFonts w:hint="eastAsia"/>
            </w:rPr>
            <w:tab/>
          </w:r>
          <w:r>
            <w:rPr>
              <w:rFonts w:hint="eastAsia"/>
            </w:rPr>
            <w:fldChar w:fldCharType="begin"/>
          </w:r>
          <w:r>
            <w:rPr>
              <w:rFonts w:hint="eastAsia"/>
            </w:rPr>
            <w:instrText xml:space="preserve"> </w:instrText>
          </w:r>
          <w:r>
            <w:instrText xml:space="preserve">PAGEREF _Toc227713254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34FF4CD5">
          <w:pPr>
            <w:pStyle w:val="13"/>
            <w:tabs>
              <w:tab w:val="left" w:pos="880"/>
            </w:tabs>
            <w:rPr>
              <w:rFonts w:hint="eastAsia" w:asciiTheme="minorHAnsi" w:hAnsiTheme="minorHAnsi" w:eastAsiaTheme="minorEastAsia" w:cstheme="minorBidi"/>
              <w:kern w:val="2"/>
              <w:sz w:val="22"/>
              <w14:ligatures w14:val="standardContextual"/>
            </w:rPr>
          </w:pPr>
          <w:r>
            <w:fldChar w:fldCharType="begin"/>
          </w:r>
          <w:r>
            <w:instrText xml:space="preserve"> HYPERLINK \l "_Toc227713255" </w:instrText>
          </w:r>
          <w:r>
            <w:fldChar w:fldCharType="separate"/>
          </w:r>
          <w:r>
            <w:rPr>
              <w:rStyle w:val="19"/>
              <w:bCs/>
            </w:rPr>
            <w:t>4.4</w:t>
          </w:r>
          <w:r>
            <w:rPr>
              <w:rFonts w:hint="eastAsia" w:asciiTheme="minorHAnsi" w:hAnsiTheme="minorHAnsi" w:eastAsiaTheme="minorEastAsia" w:cstheme="minorBidi"/>
              <w:kern w:val="2"/>
              <w:sz w:val="22"/>
              <w14:ligatures w14:val="standardContextual"/>
            </w:rPr>
            <w:tab/>
          </w:r>
          <w:r>
            <w:rPr>
              <w:rStyle w:val="19"/>
            </w:rPr>
            <w:t>检索增强链路实现</w:t>
          </w:r>
          <w:r>
            <w:rPr>
              <w:rFonts w:hint="eastAsia"/>
            </w:rPr>
            <w:tab/>
          </w:r>
          <w:r>
            <w:rPr>
              <w:rFonts w:hint="eastAsia"/>
            </w:rPr>
            <w:fldChar w:fldCharType="begin"/>
          </w:r>
          <w:r>
            <w:rPr>
              <w:rFonts w:hint="eastAsia"/>
            </w:rPr>
            <w:instrText xml:space="preserve"> </w:instrText>
          </w:r>
          <w:r>
            <w:instrText xml:space="preserve">PAGEREF _Toc227713255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1334F89">
          <w:pPr>
            <w:pStyle w:val="8"/>
            <w:tabs>
              <w:tab w:val="right" w:leader="dot" w:pos="9061"/>
            </w:tabs>
            <w:rPr>
              <w:rFonts w:hint="eastAsia" w:cstheme="minorBidi"/>
              <w:kern w:val="2"/>
              <w:szCs w:val="24"/>
              <w14:ligatures w14:val="standardContextual"/>
            </w:rPr>
          </w:pPr>
          <w:r>
            <w:fldChar w:fldCharType="begin"/>
          </w:r>
          <w:r>
            <w:instrText xml:space="preserve"> HYPERLINK \l "_Toc227713256" </w:instrText>
          </w:r>
          <w:r>
            <w:fldChar w:fldCharType="separate"/>
          </w:r>
          <w:r>
            <w:rPr>
              <w:rStyle w:val="19"/>
            </w:rPr>
            <w:t>4.4.1 多链路召回与融合重排</w:t>
          </w:r>
          <w:r>
            <w:rPr>
              <w:rFonts w:hint="eastAsia"/>
            </w:rPr>
            <w:tab/>
          </w:r>
          <w:r>
            <w:rPr>
              <w:rFonts w:hint="eastAsia"/>
            </w:rPr>
            <w:fldChar w:fldCharType="begin"/>
          </w:r>
          <w:r>
            <w:rPr>
              <w:rFonts w:hint="eastAsia"/>
            </w:rPr>
            <w:instrText xml:space="preserve"> </w:instrText>
          </w:r>
          <w:r>
            <w:instrText xml:space="preserve">PAGEREF _Toc227713256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87F1189">
          <w:pPr>
            <w:pStyle w:val="8"/>
            <w:tabs>
              <w:tab w:val="right" w:leader="dot" w:pos="9061"/>
            </w:tabs>
            <w:rPr>
              <w:rFonts w:hint="eastAsia" w:cstheme="minorBidi"/>
              <w:kern w:val="2"/>
              <w:szCs w:val="24"/>
              <w14:ligatures w14:val="standardContextual"/>
            </w:rPr>
          </w:pPr>
          <w:r>
            <w:fldChar w:fldCharType="begin"/>
          </w:r>
          <w:r>
            <w:instrText xml:space="preserve"> HYPERLINK \l "_Toc227713257" </w:instrText>
          </w:r>
          <w:r>
            <w:fldChar w:fldCharType="separate"/>
          </w:r>
          <w:r>
            <w:rPr>
              <w:rStyle w:val="19"/>
            </w:rPr>
            <w:t>4.4.2 查询改写与上下文组装</w:t>
          </w:r>
          <w:r>
            <w:rPr>
              <w:rFonts w:hint="eastAsia"/>
            </w:rPr>
            <w:tab/>
          </w:r>
          <w:r>
            <w:rPr>
              <w:rFonts w:hint="eastAsia"/>
            </w:rPr>
            <w:fldChar w:fldCharType="begin"/>
          </w:r>
          <w:r>
            <w:rPr>
              <w:rFonts w:hint="eastAsia"/>
            </w:rPr>
            <w:instrText xml:space="preserve"> </w:instrText>
          </w:r>
          <w:r>
            <w:instrText xml:space="preserve">PAGEREF _Toc227713257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DD09BA5">
          <w:pPr>
            <w:pStyle w:val="8"/>
            <w:tabs>
              <w:tab w:val="right" w:leader="dot" w:pos="9061"/>
            </w:tabs>
            <w:rPr>
              <w:rFonts w:hint="eastAsia" w:cstheme="minorBidi"/>
              <w:kern w:val="2"/>
              <w:szCs w:val="24"/>
              <w14:ligatures w14:val="standardContextual"/>
            </w:rPr>
          </w:pPr>
          <w:r>
            <w:fldChar w:fldCharType="begin"/>
          </w:r>
          <w:r>
            <w:instrText xml:space="preserve"> HYPERLINK \l "_Toc227713258" </w:instrText>
          </w:r>
          <w:r>
            <w:fldChar w:fldCharType="separate"/>
          </w:r>
          <w:r>
            <w:rPr>
              <w:rStyle w:val="19"/>
            </w:rPr>
            <w:t>4.4.3 召回性能基线与策略对比</w:t>
          </w:r>
          <w:r>
            <w:rPr>
              <w:rFonts w:hint="eastAsia"/>
            </w:rPr>
            <w:tab/>
          </w:r>
          <w:r>
            <w:rPr>
              <w:rFonts w:hint="eastAsia"/>
            </w:rPr>
            <w:fldChar w:fldCharType="begin"/>
          </w:r>
          <w:r>
            <w:rPr>
              <w:rFonts w:hint="eastAsia"/>
            </w:rPr>
            <w:instrText xml:space="preserve"> </w:instrText>
          </w:r>
          <w:r>
            <w:instrText xml:space="preserve">PAGEREF _Toc227713258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76EFF1D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"_Toc227713259" </w:instrText>
          </w:r>
          <w:r>
            <w:fldChar w:fldCharType="separate"/>
          </w:r>
          <w:r>
            <w:rPr>
              <w:rStyle w:val="19"/>
            </w:rPr>
            <w:t>4.5 异步任务与实时推送</w:t>
          </w:r>
          <w:r>
            <w:rPr>
              <w:rFonts w:hint="eastAsia"/>
            </w:rPr>
            <w:tab/>
          </w:r>
          <w:r>
            <w:rPr>
              <w:rFonts w:hint="eastAsia"/>
            </w:rPr>
            <w:fldChar w:fldCharType="begin"/>
          </w:r>
          <w:r>
            <w:rPr>
              <w:rFonts w:hint="eastAsia"/>
            </w:rPr>
            <w:instrText xml:space="preserve"> </w:instrText>
          </w:r>
          <w:r>
            <w:instrText xml:space="preserve">PAGEREF _Toc227713259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6E1DAA55">
          <w:pPr>
            <w:pStyle w:val="8"/>
            <w:tabs>
              <w:tab w:val="right" w:leader="dot" w:pos="9061"/>
            </w:tabs>
            <w:rPr>
              <w:rFonts w:hint="eastAsia" w:cstheme="minorBidi"/>
              <w:kern w:val="2"/>
              <w:szCs w:val="24"/>
              <w14:ligatures w14:val="standardContextual"/>
            </w:rPr>
          </w:pPr>
          <w:r>
            <w:fldChar w:fldCharType="begin"/>
          </w:r>
          <w:r>
            <w:instrText xml:space="preserve"> HYPERLINK \l "_Toc227713260" </w:instrText>
          </w:r>
          <w:r>
            <w:fldChar w:fldCharType="separate"/>
          </w:r>
          <w:r>
            <w:rPr>
              <w:rStyle w:val="19"/>
            </w:rPr>
            <w:t>4.5.1 测评任务的分批执行与进度聚合</w:t>
          </w:r>
          <w:r>
            <w:rPr>
              <w:rFonts w:hint="eastAsia"/>
            </w:rPr>
            <w:tab/>
          </w:r>
          <w:r>
            <w:rPr>
              <w:rFonts w:hint="eastAsia"/>
            </w:rPr>
            <w:fldChar w:fldCharType="begin"/>
          </w:r>
          <w:r>
            <w:rPr>
              <w:rFonts w:hint="eastAsia"/>
            </w:rPr>
            <w:instrText xml:space="preserve"> </w:instrText>
          </w:r>
          <w:r>
            <w:instrText xml:space="preserve">PAGEREF _Toc227713260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031C6802">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"_Toc227713261" </w:instrText>
          </w:r>
          <w:r>
            <w:fldChar w:fldCharType="separate"/>
          </w:r>
          <w:r>
            <w:rPr>
              <w:rStyle w:val="19"/>
            </w:rPr>
            <w:t>4.6 前端实现（React）</w:t>
          </w:r>
          <w:r>
            <w:rPr>
              <w:rFonts w:hint="eastAsia"/>
            </w:rPr>
            <w:tab/>
          </w:r>
          <w:r>
            <w:rPr>
              <w:rFonts w:hint="eastAsia"/>
            </w:rPr>
            <w:fldChar w:fldCharType="begin"/>
          </w:r>
          <w:r>
            <w:rPr>
              <w:rFonts w:hint="eastAsia"/>
            </w:rPr>
            <w:instrText xml:space="preserve"> </w:instrText>
          </w:r>
          <w:r>
            <w:instrText xml:space="preserve">PAGEREF _Toc227713261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73CEC235">
          <w:pPr>
            <w:pStyle w:val="8"/>
            <w:tabs>
              <w:tab w:val="right" w:leader="dot" w:pos="9061"/>
            </w:tabs>
            <w:rPr>
              <w:rFonts w:hint="eastAsia" w:cstheme="minorBidi"/>
              <w:kern w:val="2"/>
              <w:szCs w:val="24"/>
              <w14:ligatures w14:val="standardContextual"/>
            </w:rPr>
          </w:pPr>
          <w:r>
            <w:fldChar w:fldCharType="begin"/>
          </w:r>
          <w:r>
            <w:instrText xml:space="preserve"> HYPERLINK \l "_Toc227713262" </w:instrText>
          </w:r>
          <w:r>
            <w:fldChar w:fldCharType="separate"/>
          </w:r>
          <w:r>
            <w:rPr>
              <w:rStyle w:val="19"/>
            </w:rPr>
            <w:t>4.6.1 前后端分离的接口联调方式</w:t>
          </w:r>
          <w:r>
            <w:rPr>
              <w:rFonts w:hint="eastAsia"/>
            </w:rPr>
            <w:tab/>
          </w:r>
          <w:r>
            <w:rPr>
              <w:rFonts w:hint="eastAsia"/>
            </w:rPr>
            <w:fldChar w:fldCharType="begin"/>
          </w:r>
          <w:r>
            <w:rPr>
              <w:rFonts w:hint="eastAsia"/>
            </w:rPr>
            <w:instrText xml:space="preserve"> </w:instrText>
          </w:r>
          <w:r>
            <w:instrText xml:space="preserve">PAGEREF _Toc227713262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DFD4EE9">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"_Toc227713263" </w:instrText>
          </w:r>
          <w:r>
            <w:fldChar w:fldCharType="separate"/>
          </w:r>
          <w:r>
            <w:rPr>
              <w:rStyle w:val="19"/>
            </w:rPr>
            <w:t>5  实验设计与评测</w:t>
          </w:r>
          <w:r>
            <w:rPr>
              <w:rFonts w:hint="eastAsia"/>
            </w:rPr>
            <w:tab/>
          </w:r>
          <w:r>
            <w:rPr>
              <w:rFonts w:hint="eastAsia"/>
            </w:rPr>
            <w:fldChar w:fldCharType="begin"/>
          </w:r>
          <w:r>
            <w:rPr>
              <w:rFonts w:hint="eastAsia"/>
            </w:rPr>
            <w:instrText xml:space="preserve"> </w:instrText>
          </w:r>
          <w:r>
            <w:instrText xml:space="preserve">PAGEREF _Toc227713263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9C9218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"_Toc227713264" </w:instrText>
          </w:r>
          <w:r>
            <w:fldChar w:fldCharType="separate"/>
          </w:r>
          <w:r>
            <w:rPr>
              <w:rStyle w:val="19"/>
            </w:rPr>
            <w:t>5.1 任务集设计</w:t>
          </w:r>
          <w:r>
            <w:rPr>
              <w:rFonts w:hint="eastAsia"/>
            </w:rPr>
            <w:tab/>
          </w:r>
          <w:r>
            <w:rPr>
              <w:rFonts w:hint="eastAsia"/>
            </w:rPr>
            <w:fldChar w:fldCharType="begin"/>
          </w:r>
          <w:r>
            <w:rPr>
              <w:rFonts w:hint="eastAsia"/>
            </w:rPr>
            <w:instrText xml:space="preserve"> </w:instrText>
          </w:r>
          <w:r>
            <w:instrText xml:space="preserve">PAGEREF _Toc227713264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14180C91">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"_Toc227713265" </w:instrText>
          </w:r>
          <w:r>
            <w:fldChar w:fldCharType="separate"/>
          </w:r>
          <w:r>
            <w:rPr>
              <w:rStyle w:val="19"/>
            </w:rPr>
            <w:t>5.2 评测指标</w:t>
          </w:r>
          <w:r>
            <w:rPr>
              <w:rFonts w:hint="eastAsia"/>
            </w:rPr>
            <w:tab/>
          </w:r>
          <w:r>
            <w:rPr>
              <w:rFonts w:hint="eastAsia"/>
            </w:rPr>
            <w:fldChar w:fldCharType="begin"/>
          </w:r>
          <w:r>
            <w:rPr>
              <w:rFonts w:hint="eastAsia"/>
            </w:rPr>
            <w:instrText xml:space="preserve"> </w:instrText>
          </w:r>
          <w:r>
            <w:instrText xml:space="preserve">PAGEREF _Toc227713265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9A6C5F4">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"_Toc227713266" </w:instrText>
          </w:r>
          <w:r>
            <w:fldChar w:fldCharType="separate"/>
          </w:r>
          <w:r>
            <w:rPr>
              <w:rStyle w:val="19"/>
            </w:rPr>
            <w:t>5.3 对比基线与消融设置</w:t>
          </w:r>
          <w:r>
            <w:rPr>
              <w:rFonts w:hint="eastAsia"/>
            </w:rPr>
            <w:tab/>
          </w:r>
          <w:r>
            <w:rPr>
              <w:rFonts w:hint="eastAsia"/>
            </w:rPr>
            <w:fldChar w:fldCharType="begin"/>
          </w:r>
          <w:r>
            <w:rPr>
              <w:rFonts w:hint="eastAsia"/>
            </w:rPr>
            <w:instrText xml:space="preserve"> </w:instrText>
          </w:r>
          <w:r>
            <w:instrText xml:space="preserve">PAGEREF _Toc227713266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0E051316">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"_Toc227713267" </w:instrText>
          </w:r>
          <w:r>
            <w:fldChar w:fldCharType="separate"/>
          </w:r>
          <w:r>
            <w:rPr>
              <w:rStyle w:val="19"/>
            </w:rPr>
            <w:t>5.4 实验环境与实现细节</w:t>
          </w:r>
          <w:r>
            <w:rPr>
              <w:rFonts w:hint="eastAsia"/>
            </w:rPr>
            <w:tab/>
          </w:r>
          <w:r>
            <w:rPr>
              <w:rFonts w:hint="eastAsia"/>
            </w:rPr>
            <w:fldChar w:fldCharType="begin"/>
          </w:r>
          <w:r>
            <w:rPr>
              <w:rFonts w:hint="eastAsia"/>
            </w:rPr>
            <w:instrText xml:space="preserve"> </w:instrText>
          </w:r>
          <w:r>
            <w:instrText xml:space="preserve">PAGEREF _Toc227713267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3B9E6C4">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"_Toc227713268" </w:instrText>
          </w:r>
          <w:r>
            <w:fldChar w:fldCharType="separate"/>
          </w:r>
          <w:r>
            <w:rPr>
              <w:rStyle w:val="19"/>
            </w:rPr>
            <w:t>5.5 结果展示方式与统计口径</w:t>
          </w:r>
          <w:r>
            <w:rPr>
              <w:rFonts w:hint="eastAsia"/>
            </w:rPr>
            <w:tab/>
          </w:r>
          <w:r>
            <w:rPr>
              <w:rFonts w:hint="eastAsia"/>
            </w:rPr>
            <w:fldChar w:fldCharType="begin"/>
          </w:r>
          <w:r>
            <w:rPr>
              <w:rFonts w:hint="eastAsia"/>
            </w:rPr>
            <w:instrText xml:space="preserve"> </w:instrText>
          </w:r>
          <w:r>
            <w:instrText xml:space="preserve">PAGEREF _Toc227713268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3DD6DAC0">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"_Toc227713269" </w:instrText>
          </w:r>
          <w:r>
            <w:fldChar w:fldCharType="separate"/>
          </w:r>
          <w:r>
            <w:rPr>
              <w:rStyle w:val="19"/>
            </w:rPr>
            <w:t>5.6 典型失败类型与案例分析</w:t>
          </w:r>
          <w:r>
            <w:rPr>
              <w:rFonts w:hint="eastAsia"/>
            </w:rPr>
            <w:tab/>
          </w:r>
          <w:r>
            <w:rPr>
              <w:rFonts w:hint="eastAsia"/>
            </w:rPr>
            <w:fldChar w:fldCharType="begin"/>
          </w:r>
          <w:r>
            <w:rPr>
              <w:rFonts w:hint="eastAsia"/>
            </w:rPr>
            <w:instrText xml:space="preserve"> </w:instrText>
          </w:r>
          <w:r>
            <w:instrText xml:space="preserve">PAGEREF _Toc227713269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692C0C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"_Toc227713270" </w:instrText>
          </w:r>
          <w:r>
            <w:fldChar w:fldCharType="separate"/>
          </w:r>
          <w:r>
            <w:rPr>
              <w:rStyle w:val="19"/>
            </w:rPr>
            <w:t>5.7 系统测试与可用性验证</w:t>
          </w:r>
          <w:r>
            <w:rPr>
              <w:rFonts w:hint="eastAsia"/>
            </w:rPr>
            <w:tab/>
          </w:r>
          <w:r>
            <w:rPr>
              <w:rFonts w:hint="eastAsia"/>
            </w:rPr>
            <w:fldChar w:fldCharType="begin"/>
          </w:r>
          <w:r>
            <w:rPr>
              <w:rFonts w:hint="eastAsia"/>
            </w:rPr>
            <w:instrText xml:space="preserve"> </w:instrText>
          </w:r>
          <w:r>
            <w:instrText xml:space="preserve">PAGEREF _Toc227713270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6FB7C7E">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"_Toc227713271" </w:instrText>
          </w:r>
          <w:r>
            <w:fldChar w:fldCharType="separate"/>
          </w:r>
          <w:r>
            <w:rPr>
              <w:rStyle w:val="19"/>
            </w:rPr>
            <w:t>6  应用案例与分析</w:t>
          </w:r>
          <w:r>
            <w:rPr>
              <w:rFonts w:hint="eastAsia"/>
            </w:rPr>
            <w:tab/>
          </w:r>
          <w:r>
            <w:rPr>
              <w:rFonts w:hint="eastAsia"/>
            </w:rPr>
            <w:fldChar w:fldCharType="begin"/>
          </w:r>
          <w:r>
            <w:rPr>
              <w:rFonts w:hint="eastAsia"/>
            </w:rPr>
            <w:instrText xml:space="preserve"> </w:instrText>
          </w:r>
          <w:r>
            <w:instrText xml:space="preserve">PAGEREF _Toc227713271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28E3F013">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"_Toc227713272" </w:instrText>
          </w:r>
          <w:r>
            <w:fldChar w:fldCharType="separate"/>
          </w:r>
          <w:r>
            <w:rPr>
              <w:rStyle w:val="19"/>
            </w:rPr>
            <w:t>6.1 企业知识检索与问答</w:t>
          </w:r>
          <w:r>
            <w:rPr>
              <w:rFonts w:hint="eastAsia"/>
            </w:rPr>
            <w:tab/>
          </w:r>
          <w:r>
            <w:rPr>
              <w:rFonts w:hint="eastAsia"/>
            </w:rPr>
            <w:fldChar w:fldCharType="begin"/>
          </w:r>
          <w:r>
            <w:rPr>
              <w:rFonts w:hint="eastAsia"/>
            </w:rPr>
            <w:instrText xml:space="preserve"> </w:instrText>
          </w:r>
          <w:r>
            <w:instrText xml:space="preserve">PAGEREF _Toc227713272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B7DDDF2">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"_Toc227713273" </w:instrText>
          </w:r>
          <w:r>
            <w:fldChar w:fldCharType="separate"/>
          </w:r>
          <w:r>
            <w:rPr>
              <w:rStyle w:val="19"/>
            </w:rPr>
            <w:t>6.2 测评系统与可回放轨迹</w:t>
          </w:r>
          <w:r>
            <w:rPr>
              <w:rFonts w:hint="eastAsia"/>
            </w:rPr>
            <w:tab/>
          </w:r>
          <w:r>
            <w:rPr>
              <w:rFonts w:hint="eastAsia"/>
            </w:rPr>
            <w:fldChar w:fldCharType="begin"/>
          </w:r>
          <w:r>
            <w:rPr>
              <w:rFonts w:hint="eastAsia"/>
            </w:rPr>
            <w:instrText xml:space="preserve"> </w:instrText>
          </w:r>
          <w:r>
            <w:instrText xml:space="preserve">PAGEREF _Toc227713273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36B86CF9">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"_Toc227713274" </w:instrText>
          </w:r>
          <w:r>
            <w:fldChar w:fldCharType="separate"/>
          </w:r>
          <w:r>
            <w:rPr>
              <w:rStyle w:val="19"/>
            </w:rPr>
            <w:t>6.3 大文件上传与安全治理</w:t>
          </w:r>
          <w:r>
            <w:rPr>
              <w:rFonts w:hint="eastAsia"/>
            </w:rPr>
            <w:tab/>
          </w:r>
          <w:r>
            <w:rPr>
              <w:rFonts w:hint="eastAsia"/>
            </w:rPr>
            <w:fldChar w:fldCharType="begin"/>
          </w:r>
          <w:r>
            <w:rPr>
              <w:rFonts w:hint="eastAsia"/>
            </w:rPr>
            <w:instrText xml:space="preserve"> </w:instrText>
          </w:r>
          <w:r>
            <w:instrText xml:space="preserve">PAGEREF _Toc227713274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C39610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"_Toc227713275" </w:instrText>
          </w:r>
          <w:r>
            <w:fldChar w:fldCharType="separate"/>
          </w:r>
          <w:r>
            <w:rPr>
              <w:rStyle w:val="19"/>
            </w:rPr>
            <w:t>6.4 案例 1：流式链路的可视化执行</w:t>
          </w:r>
          <w:r>
            <w:rPr>
              <w:rFonts w:hint="eastAsia"/>
            </w:rPr>
            <w:tab/>
          </w:r>
          <w:r>
            <w:rPr>
              <w:rFonts w:hint="eastAsia"/>
            </w:rPr>
            <w:fldChar w:fldCharType="begin"/>
          </w:r>
          <w:r>
            <w:rPr>
              <w:rFonts w:hint="eastAsia"/>
            </w:rPr>
            <w:instrText xml:space="preserve"> </w:instrText>
          </w:r>
          <w:r>
            <w:instrText xml:space="preserve">PAGEREF _Toc227713275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204D0C56">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"_Toc227713276" </w:instrText>
          </w:r>
          <w:r>
            <w:fldChar w:fldCharType="separate"/>
          </w:r>
          <w:r>
            <w:rPr>
              <w:rStyle w:val="19"/>
            </w:rPr>
            <w:t>6.5 案例 2：测评任务的异步执行与结果回放</w:t>
          </w:r>
          <w:r>
            <w:rPr>
              <w:rFonts w:hint="eastAsia"/>
            </w:rPr>
            <w:tab/>
          </w:r>
          <w:r>
            <w:rPr>
              <w:rFonts w:hint="eastAsia"/>
            </w:rPr>
            <w:fldChar w:fldCharType="begin"/>
          </w:r>
          <w:r>
            <w:rPr>
              <w:rFonts w:hint="eastAsia"/>
            </w:rPr>
            <w:instrText xml:space="preserve"> </w:instrText>
          </w:r>
          <w:r>
            <w:instrText xml:space="preserve">PAGEREF _Toc227713276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6DF0633">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"_Toc227713277" </w:instrText>
          </w:r>
          <w:r>
            <w:fldChar w:fldCharType="separate"/>
          </w:r>
          <w:r>
            <w:rPr>
              <w:rStyle w:val="19"/>
            </w:rPr>
            <w:t>7  讨论与展望</w:t>
          </w:r>
          <w:r>
            <w:rPr>
              <w:rFonts w:hint="eastAsia"/>
            </w:rPr>
            <w:tab/>
          </w:r>
          <w:r>
            <w:rPr>
              <w:rFonts w:hint="eastAsia"/>
            </w:rPr>
            <w:fldChar w:fldCharType="begin"/>
          </w:r>
          <w:r>
            <w:rPr>
              <w:rFonts w:hint="eastAsia"/>
            </w:rPr>
            <w:instrText xml:space="preserve"> </w:instrText>
          </w:r>
          <w:r>
            <w:instrText xml:space="preserve">PAGEREF _Toc227713277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74FDACE3">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"_Toc227713278" </w:instrText>
          </w:r>
          <w:r>
            <w:fldChar w:fldCharType="separate"/>
          </w:r>
          <w:r>
            <w:rPr>
              <w:rStyle w:val="19"/>
            </w:rPr>
            <w:t>7.1 局限性</w:t>
          </w:r>
          <w:r>
            <w:rPr>
              <w:rFonts w:hint="eastAsia"/>
            </w:rPr>
            <w:tab/>
          </w:r>
          <w:r>
            <w:rPr>
              <w:rFonts w:hint="eastAsia"/>
            </w:rPr>
            <w:fldChar w:fldCharType="begin"/>
          </w:r>
          <w:r>
            <w:rPr>
              <w:rFonts w:hint="eastAsia"/>
            </w:rPr>
            <w:instrText xml:space="preserve"> </w:instrText>
          </w:r>
          <w:r>
            <w:instrText xml:space="preserve">PAGEREF _Toc227713278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42DE82EA">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"_Toc227713279" </w:instrText>
          </w:r>
          <w:r>
            <w:fldChar w:fldCharType="separate"/>
          </w:r>
          <w:r>
            <w:rPr>
              <w:rStyle w:val="19"/>
            </w:rPr>
            <w:t>7.2 安全与伦理</w:t>
          </w:r>
          <w:r>
            <w:rPr>
              <w:rFonts w:hint="eastAsia"/>
            </w:rPr>
            <w:tab/>
          </w:r>
          <w:r>
            <w:rPr>
              <w:rFonts w:hint="eastAsia"/>
            </w:rPr>
            <w:fldChar w:fldCharType="begin"/>
          </w:r>
          <w:r>
            <w:rPr>
              <w:rFonts w:hint="eastAsia"/>
            </w:rPr>
            <w:instrText xml:space="preserve"> </w:instrText>
          </w:r>
          <w:r>
            <w:instrText xml:space="preserve">PAGEREF _Toc227713279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6D512DFC">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"_Toc227713280" </w:instrText>
          </w:r>
          <w:r>
            <w:fldChar w:fldCharType="separate"/>
          </w:r>
          <w:r>
            <w:rPr>
              <w:rStyle w:val="19"/>
            </w:rPr>
            <w:t>7.3 未来工作</w:t>
          </w:r>
          <w:r>
            <w:rPr>
              <w:rFonts w:hint="eastAsia"/>
            </w:rPr>
            <w:tab/>
          </w:r>
          <w:r>
            <w:rPr>
              <w:rFonts w:hint="eastAsia"/>
            </w:rPr>
            <w:fldChar w:fldCharType="begin"/>
          </w:r>
          <w:r>
            <w:rPr>
              <w:rFonts w:hint="eastAsia"/>
            </w:rPr>
            <w:instrText xml:space="preserve"> </w:instrText>
          </w:r>
          <w:r>
            <w:instrText xml:space="preserve">PAGEREF _Toc227713280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E5E1AB9">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"_Toc227713281" </w:instrText>
          </w:r>
          <w:r>
            <w:fldChar w:fldCharType="separate"/>
          </w:r>
          <w:r>
            <w:rPr>
              <w:rStyle w:val="19"/>
            </w:rPr>
            <w:t>8  结论</w:t>
          </w:r>
          <w:r>
            <w:rPr>
              <w:rFonts w:hint="eastAsia"/>
            </w:rPr>
            <w:tab/>
          </w:r>
          <w:r>
            <w:rPr>
              <w:rFonts w:hint="eastAsia"/>
            </w:rPr>
            <w:fldChar w:fldCharType="begin"/>
          </w:r>
          <w:r>
            <w:rPr>
              <w:rFonts w:hint="eastAsia"/>
            </w:rPr>
            <w:instrText xml:space="preserve"> </w:instrText>
          </w:r>
          <w:r>
            <w:instrText xml:space="preserve">PAGEREF _Toc227713281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5B3426EA">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"_Toc227713282" </w:instrText>
          </w:r>
          <w:r>
            <w:fldChar w:fldCharType="separate"/>
          </w:r>
          <w:r>
            <w:rPr>
              <w:rStyle w:val="19"/>
            </w:rPr>
            <w:t>参考文献</w:t>
          </w:r>
          <w:r>
            <w:rPr>
              <w:rFonts w:hint="eastAsia"/>
            </w:rPr>
            <w:tab/>
          </w:r>
          <w:r>
            <w:rPr>
              <w:rFonts w:hint="eastAsia"/>
            </w:rPr>
            <w:fldChar w:fldCharType="begin"/>
          </w:r>
          <w:r>
            <w:rPr>
              <w:rFonts w:hint="eastAsia"/>
            </w:rPr>
            <w:instrText xml:space="preserve"> </w:instrText>
          </w:r>
          <w:r>
            <w:instrText xml:space="preserve">PAGEREF _Toc227713282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7AC5B493">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"_Toc227713283" </w:instrText>
          </w:r>
          <w:r>
            <w:fldChar w:fldCharType="separate"/>
          </w:r>
          <w:r>
            <w:rPr>
              <w:rStyle w:val="19"/>
            </w:rPr>
            <w:t>致谢</w:t>
          </w:r>
          <w:r>
            <w:rPr>
              <w:rFonts w:hint="eastAsia"/>
            </w:rPr>
            <w:tab/>
          </w:r>
          <w:r>
            <w:rPr>
              <w:rFonts w:hint="eastAsia"/>
            </w:rPr>
            <w:fldChar w:fldCharType="begin"/>
          </w:r>
          <w:r>
            <w:rPr>
              <w:rFonts w:hint="eastAsia"/>
            </w:rPr>
            <w:instrText xml:space="preserve"> </w:instrText>
          </w:r>
          <w:r>
            <w:instrText xml:space="preserve">PAGEREF _Toc227713283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0DAD55E1">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"_Toc227713284" </w:instrText>
          </w:r>
          <w:r>
            <w:fldChar w:fldCharType="separate"/>
          </w:r>
          <w:r>
            <w:rPr>
              <w:rStyle w:val="19"/>
            </w:rPr>
            <w:t>附录 A  主要缩略语与符号说明</w:t>
          </w:r>
          <w:r>
            <w:rPr>
              <w:rFonts w:hint="eastAsia"/>
            </w:rPr>
            <w:tab/>
          </w:r>
          <w:r>
            <w:rPr>
              <w:rFonts w:hint="eastAsia"/>
            </w:rPr>
            <w:fldChar w:fldCharType="begin"/>
          </w:r>
          <w:r>
            <w:rPr>
              <w:rFonts w:hint="eastAsia"/>
            </w:rPr>
            <w:instrText xml:space="preserve"> </w:instrText>
          </w:r>
          <w:r>
            <w:instrText xml:space="preserve">PAGEREF _Toc227713284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4DC4508F">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"_Toc227713285" </w:instrText>
          </w:r>
          <w:r>
            <w:fldChar w:fldCharType="separate"/>
          </w:r>
          <w:r>
            <w:rPr>
              <w:rStyle w:val="19"/>
            </w:rPr>
            <w:t>附录 B  原型系统功能清单（摘要）</w:t>
          </w:r>
          <w:r>
            <w:rPr>
              <w:rFonts w:hint="eastAsia"/>
            </w:rPr>
            <w:tab/>
          </w:r>
          <w:r>
            <w:rPr>
              <w:rFonts w:hint="eastAsia"/>
            </w:rPr>
            <w:fldChar w:fldCharType="begin"/>
          </w:r>
          <w:r>
            <w:rPr>
              <w:rFonts w:hint="eastAsia"/>
            </w:rPr>
            <w:instrText xml:space="preserve"> </w:instrText>
          </w:r>
          <w:r>
            <w:instrText xml:space="preserve">PAGEREF _Toc227713285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27741CBD">
          <w:pPr>
            <w:ind w:firstLine="0" w:firstLineChars="0"/>
            <w:rPr>
              <w:lang w:val="zh-CN"/>
            </w:rPr>
          </w:pPr>
          <w:r>
            <w:rPr>
              <w:lang w:val="zh-CN"/>
            </w:rPr>
            <w:fldChar w:fldCharType="end"/>
          </w:r>
        </w:p>
      </w:sdtContent>
    </w:sdt>
    <w:p w14:paraId="0D0C164F">
      <w:pPr>
        <w:widowControl/>
        <w:adjustRightInd/>
        <w:snapToGrid/>
        <w:spacing w:after="160" w:line="278" w:lineRule="auto"/>
        <w:ind w:firstLine="0" w:firstLineChars="0"/>
        <w:rPr>
          <w:lang w:val="zh-CN"/>
        </w:rPr>
      </w:pPr>
      <w:r>
        <w:rPr>
          <w:lang w:val="zh-CN"/>
        </w:rPr>
        <w:br w:type="page"/>
      </w:r>
    </w:p>
    <w:p w14:paraId="090A4C52">
      <w:pPr>
        <w:widowControl/>
        <w:adjustRightInd/>
        <w:snapToGrid/>
        <w:spacing w:after="160" w:line="278" w:lineRule="auto"/>
        <w:ind w:firstLine="0" w:firstLineChars="0"/>
        <w:rPr>
          <w:lang w:val="zh-CN"/>
        </w:rPr>
      </w:pPr>
      <w:r>
        <w:rPr>
          <w:lang w:val="zh-CN"/>
        </w:rPr>
        <w:br w:type="page"/>
      </w:r>
    </w:p>
    <w:p w14:paraId="10EB68E4">
      <w:pPr>
        <w:widowControl/>
        <w:adjustRightInd/>
        <w:snapToGrid/>
        <w:spacing w:after="160" w:line="278" w:lineRule="auto"/>
        <w:ind w:firstLine="0" w:firstLineChars="0"/>
        <w:rPr>
          <w:lang w:val="zh-CN"/>
        </w:rPr>
      </w:pPr>
    </w:p>
    <w:p w14:paraId="5F4D0917">
      <w:pPr>
        <w:widowControl/>
        <w:spacing w:after="160" w:line="278" w:lineRule="auto"/>
        <w:ind w:firstLine="0" w:firstLineChars="0"/>
        <w:jc w:val="center"/>
        <w:outlineLvl w:val="0"/>
        <w:rPr>
          <w:rFonts w:hint="eastAsia" w:ascii="黑体" w:hAnsi="黑体" w:eastAsia="黑体"/>
          <w:b/>
          <w:bCs/>
          <w:sz w:val="32"/>
          <w:szCs w:val="32"/>
          <w:lang w:val="zh-CN"/>
        </w:rPr>
      </w:pPr>
      <w:bookmarkStart w:id="10" w:name="_Toc227713216"/>
      <w:r>
        <w:rPr>
          <w:rFonts w:ascii="黑体" w:hAnsi="黑体" w:eastAsia="黑体"/>
          <w:b/>
          <w:bCs/>
          <w:sz w:val="32"/>
          <w:szCs w:val="32"/>
        </w:rPr>
        <w:t>1</w:t>
      </w:r>
      <w:r>
        <w:rPr>
          <w:rFonts w:hint="eastAsia" w:ascii="黑体" w:hAnsi="黑体" w:eastAsia="黑体"/>
          <w:b/>
          <w:bCs/>
          <w:sz w:val="32"/>
          <w:szCs w:val="32"/>
        </w:rPr>
        <w:t xml:space="preserve">  </w:t>
      </w:r>
      <w:r>
        <w:rPr>
          <w:rFonts w:ascii="黑体" w:hAnsi="黑体" w:eastAsia="黑体"/>
          <w:b/>
          <w:bCs/>
          <w:sz w:val="32"/>
          <w:szCs w:val="32"/>
        </w:rPr>
        <w:t>引言</w:t>
      </w:r>
      <w:bookmarkEnd w:id="10"/>
    </w:p>
    <w:p w14:paraId="46B66DD6">
      <w:pPr>
        <w:pStyle w:val="46"/>
        <w:spacing w:before="120" w:after="120"/>
      </w:pPr>
      <w:bookmarkStart w:id="11" w:name="_Toc227713217"/>
      <w:r>
        <w:t>1.1 研究背景</w:t>
      </w:r>
      <w:bookmarkEnd w:id="11"/>
    </w:p>
    <w:p w14:paraId="5FA07272">
      <w:r>
        <w:t>预训练语言模型在参数规模与数据规模提升的推动下，逐步具备了更强的语言理解、生成与推理能力。与此同时，围绕检索增强、工具使用、程序执行与网页操作等“外部行动”能力的研究快速发展，使 LLM 从“文本生成器”向“可执行的智能体”演进。ReAct范式通过将推理轨迹与工具调用交替展开，使语言模型能够在与外部知识库交互过程中动态修正推理路径，从而缓解纯链式推理中的事实幻觉问题</w:t>
      </w:r>
      <w:r>
        <w:rPr>
          <w:vertAlign w:val="superscript"/>
        </w:rPr>
        <w:t>[1]</w:t>
      </w:r>
      <w:r>
        <w:t>。但在开放场景下，LLM</w:t>
      </w:r>
      <w:r>
        <w:rPr>
          <w:rFonts w:hint="eastAsia"/>
        </w:rPr>
        <w:t>-</w:t>
      </w:r>
      <w:r>
        <w:t>Agent往往面临信息获取不足、工具调用不稳定、长上下文遗忘与幻觉、过程不可解释、失败恢复不足以及权限边界不清等问题，限制了工程落地。</w:t>
      </w:r>
    </w:p>
    <w:p w14:paraId="29537919"/>
    <w:p w14:paraId="02598D53">
      <w:pPr>
        <w:pStyle w:val="46"/>
        <w:spacing w:before="120" w:after="120"/>
      </w:pPr>
      <w:bookmarkStart w:id="12" w:name="_Toc227713218"/>
      <w:r>
        <w:t>1.2 研究意义</w:t>
      </w:r>
      <w:bookmarkEnd w:id="12"/>
    </w:p>
    <w:p w14:paraId="408F6971">
      <w:r>
        <w:t>本研究围绕“语言推理—外部行动—记忆与反思”的闭环机制开展工作：一方面在方法层面将规划、检索、工具路由与反思机制结构化，降低智能体在复杂任务中的不确定性；另一方面在工程层面给出前后端分离的可运行原型系统，提供接口规范、轨迹记录与评测流程，为企业知识检索、人机协作、流程自动化与合规审计等场景提供参考。</w:t>
      </w:r>
    </w:p>
    <w:p w14:paraId="58CCE80C"/>
    <w:p w14:paraId="47EEF697">
      <w:pPr>
        <w:pStyle w:val="46"/>
        <w:spacing w:before="120" w:after="120"/>
      </w:pPr>
      <w:bookmarkStart w:id="13" w:name="_Toc227713219"/>
      <w:r>
        <w:t>1.3 国内外研究现状与问题</w:t>
      </w:r>
      <w:bookmarkEnd w:id="13"/>
    </w:p>
    <w:p w14:paraId="2C248DAC">
      <w:r>
        <w:t>现有研究表明，将推理过程显式化为可观察的文本轨迹，不仅提升了任务完成准确率，还增强了智能体行为的可解释性与可诊断性</w:t>
      </w:r>
      <w:r>
        <w:rPr>
          <w:vertAlign w:val="superscript"/>
        </w:rPr>
        <w:t>[1]</w:t>
      </w:r>
      <w:r>
        <w:t>。学术界在智能体范式、检索增强、长上下文记忆、多步规划与多智能体协同等方向已形成一定积累，但仍存在如下痛点：检索链路与推理链路解耦不足，导致“能检索但用不好”；工具选择缺乏稳定路由与失败回滚，导致“能调用但不可靠”；轨迹可解释性与审计能力不足，难以满足企业合规与责任追踪；系统化评测基准缺失，导致优化目标不清、方案难以复现。</w:t>
      </w:r>
    </w:p>
    <w:p w14:paraId="6D97A068">
      <w:r>
        <w:t>现有主流框架在工程落地中呈现出不同的取舍倾向。AutoGen 以多智能体对话编排为核心，通过角色化代理的群聊机制实现任务分解，但其状态管理粒度较粗，对话历史膨胀后易导致上下文窗口溢出，且缺乏对单步工具调用的结构化校验与回滚能力</w:t>
      </w:r>
      <w:r>
        <w:rPr>
          <w:vertAlign w:val="superscript"/>
        </w:rPr>
        <w:t>[2]</w:t>
      </w:r>
      <w:r>
        <w:t>。LangGraph 基于图状态机建模控制流，支持循环与条件分支，为复杂流程提供了灵活的拓扑表达；然而其节点语义完全开放，未对"规划—执行—校验"三阶段进行强制性约束，导致在需要严格审计的企业场景中，执行轨迹难以收敛为统一的评审结构。此外，上述框架普遍假设工具调用环境为单租户或开发环境，未将多租户隔离、权限边界与失败恢复作为一等机制内建于架构层。</w:t>
      </w:r>
    </w:p>
    <w:p w14:paraId="6CF1A379">
      <w:r>
        <w:t>与上述工作不同，本文并非构建通用的多智能体对话框架或图编排引擎，而是针对"单智能体在受控工具环境下的可靠执行"这一细分场景，将 ReAct 范式与 RAG 检索链路进行垂直整合，通过强制性的 Planner—Executor—Check 三阶段契约、结构化的轨迹数据模型，以及内建的多租户与失败恢复机制，形成面向企业知识问答与流程自动化的闭环参考架构。</w:t>
      </w:r>
    </w:p>
    <w:p w14:paraId="262CDED9"/>
    <w:p w14:paraId="115BD14F">
      <w:pPr>
        <w:pStyle w:val="46"/>
        <w:spacing w:before="120" w:after="120"/>
      </w:pPr>
      <w:bookmarkStart w:id="14" w:name="_Toc227713220"/>
      <w:r>
        <w:t>1.4 本文主要工作</w:t>
      </w:r>
      <w:bookmarkEnd w:id="14"/>
    </w:p>
    <w:p w14:paraId="339680AE">
      <w:r>
        <w:t>本文围绕闭环架构与工程原型系统开展研究与实现，主要工作包括：</w:t>
      </w:r>
    </w:p>
    <w:p w14:paraId="642C9181">
      <w:r>
        <w:t>（1）提出“规划—检索—推理—行动—记忆—反思”的闭环智能体框架，明确模块边界、数据流与轨迹记录规范；</w:t>
      </w:r>
    </w:p>
    <w:p w14:paraId="07E1D2EE">
      <w:r>
        <w:t>（2）实现基于 Planner—Executor—Check 的链式工作流，支持工具路由、错误检测与恢复；</w:t>
      </w:r>
    </w:p>
    <w:p w14:paraId="65C885E4">
      <w:r>
        <w:t>（3）实现检索增强链路，支持文档上传、切分、嵌入、召回与上下文组装；</w:t>
      </w:r>
    </w:p>
    <w:p w14:paraId="493A14EF">
      <w:r>
        <w:t>（4）构建前后端分离原型系统Agentlz：后端采用FastAPI +分层服务 +多租户鉴权；前端采用React +React-Admin +Arco 组件库；并引入WebSocket 推送与消息队列异步执行提升交互与吞吐；</w:t>
      </w:r>
    </w:p>
    <w:p w14:paraId="0A7984AA">
      <w:r>
        <w:t>（5）设计代表性任务集与评测指标，从成功率、效率、可解释性、鲁棒性与安全性等维度进行验证与分析。</w:t>
      </w:r>
    </w:p>
    <w:p w14:paraId="72E333BD">
      <w:r>
        <w:t xml:space="preserve"> </w:t>
      </w:r>
    </w:p>
    <w:p w14:paraId="1144CC87">
      <w:pPr>
        <w:pStyle w:val="46"/>
        <w:spacing w:before="120" w:after="120"/>
      </w:pPr>
      <w:bookmarkStart w:id="15" w:name="_Toc227713221"/>
      <w:r>
        <w:t>1.5 本文结构安排</w:t>
      </w:r>
      <w:bookmarkEnd w:id="15"/>
    </w:p>
    <w:p w14:paraId="17671C0E">
      <w:r>
        <w:t>本文共分为八章：第1章介绍研究背景、意义与主要工作；第 2 章综述相关技术与理论基础；第 3 章给出方法框架与系统总体设计；第 4 章介绍原型系统关键模块实现；第 5 章给出实验设计、指标与评测结果；第 6 章展示典型应用案例与分析；第 7 章讨论局限、风险与展望；第 8 章总结全文工作并给出结论。</w:t>
      </w:r>
    </w:p>
    <w:p w14:paraId="69AC03B9">
      <w:r>
        <w:t xml:space="preserve"> </w:t>
      </w:r>
    </w:p>
    <w:p w14:paraId="1F4B936C"/>
    <w:p w14:paraId="4C23395A"/>
    <w:p w14:paraId="2F63B3B7"/>
    <w:p w14:paraId="4D96369A"/>
    <w:p w14:paraId="693418AB"/>
    <w:p w14:paraId="0C827F70"/>
    <w:p w14:paraId="3FB1E835"/>
    <w:p w14:paraId="36C8A7A5">
      <w:pPr>
        <w:pStyle w:val="35"/>
        <w:spacing w:before="120" w:after="120"/>
      </w:pPr>
      <w:bookmarkStart w:id="16" w:name="_Toc227713222"/>
      <w:r>
        <w:t xml:space="preserve">2 </w:t>
      </w:r>
      <w:r>
        <w:rPr>
          <w:rFonts w:hint="eastAsia"/>
        </w:rPr>
        <w:t xml:space="preserve"> </w:t>
      </w:r>
      <w:r>
        <w:t>相关技术与理论基础</w:t>
      </w:r>
      <w:bookmarkEnd w:id="16"/>
    </w:p>
    <w:p w14:paraId="4C59863E">
      <w:pPr>
        <w:pStyle w:val="46"/>
        <w:spacing w:before="120" w:after="120"/>
      </w:pPr>
      <w:bookmarkStart w:id="17" w:name="_Toc227713223"/>
      <w:r>
        <w:t>2.1 大语言模型与提示工程</w:t>
      </w:r>
      <w:bookmarkEnd w:id="17"/>
    </w:p>
    <w:p w14:paraId="67F71363">
      <w:r>
        <w:t>已有研究将智能体架构抽象为设定、记忆、规划与行动四个核心模块，其中记忆模块借鉴人类认知科学的三阶段理论（感觉记忆—短期记忆—长期记忆），短期记忆对应Transformer上下文窗口，长期记忆则依赖外部向量存储</w:t>
      </w:r>
      <w:r>
        <w:rPr>
          <w:vertAlign w:val="superscript"/>
        </w:rPr>
        <w:t>[8]</w:t>
      </w:r>
      <w:r>
        <w:t>。</w:t>
      </w:r>
    </w:p>
    <w:p w14:paraId="217FC361">
      <w:r>
        <w:t>LLM 通过自回归建模学习语言统计规律，并在指令微调与对齐训练后具备较好的指令遵循能力。提示工程通过结构化指令、约束输出格式与提供示例等方式，提升任务完成质量。在工程系统中，提示词应支持版本化与可回溯，以便评测对比与问题定位。</w:t>
      </w:r>
    </w:p>
    <w:p w14:paraId="3D772553">
      <w:r>
        <w:t xml:space="preserve"> </w:t>
      </w:r>
    </w:p>
    <w:p w14:paraId="1EDFA6C3">
      <w:pPr>
        <w:pStyle w:val="46"/>
        <w:spacing w:before="120" w:after="120"/>
      </w:pPr>
      <w:bookmarkStart w:id="18" w:name="_Toc227713224"/>
      <w:r>
        <w:t>2.2 ReAct 智能体范式</w:t>
      </w:r>
      <w:bookmarkEnd w:id="18"/>
    </w:p>
    <w:p w14:paraId="050D56DE">
      <w:r>
        <w:t>ReAct 将推理（Reasoning）与行动（Acting）交替进行：模型根据当前状态生成下一步行动（如检索、调用工具、访问 API），并将行动结果反馈至上下文继续推理，从而实现多步目标达成。该范式的关键是：对行动空间进行受控建模（工具集与参数约束）、对轨迹进行记录（便于审计与复盘）、对失败进行恢复（重试、回滚、降级）。</w:t>
      </w:r>
    </w:p>
    <w:p w14:paraId="6BCA35D2">
      <w:r>
        <w:t xml:space="preserve"> </w:t>
      </w:r>
    </w:p>
    <w:p w14:paraId="477FBBD0">
      <w:pPr>
        <w:pStyle w:val="46"/>
        <w:spacing w:before="120" w:after="120"/>
      </w:pPr>
      <w:bookmarkStart w:id="19" w:name="_Toc227713225"/>
      <w:r>
        <w:t>2.3 检索增强生成（RAG）</w:t>
      </w:r>
      <w:bookmarkEnd w:id="19"/>
    </w:p>
    <w:p w14:paraId="0A550497">
      <w:r>
        <w:t>RAG 通过“索引构建—召回—重排—上下文组装—生成”链路，将外部知识注入生成过程。工程实现通常包含：文档解析、切分策略、嵌入模型、向量库/倒排索引、召回与融合策略、引用标注与可追溯性机制。本文原型系统面向企业文档场景，支持文档上传、切分、嵌入与查询，并为智能体工具调用提供统一检索接口。</w:t>
      </w:r>
    </w:p>
    <w:p w14:paraId="7A9DC927">
      <w:r>
        <w:t xml:space="preserve"> </w:t>
      </w:r>
    </w:p>
    <w:p w14:paraId="123AD522">
      <w:pPr>
        <w:pStyle w:val="46"/>
        <w:spacing w:before="120" w:after="120"/>
      </w:pPr>
      <w:bookmarkStart w:id="20" w:name="_Toc227713226"/>
      <w:r>
        <w:t>2.4 工作流编排与多步执行</w:t>
      </w:r>
      <w:bookmarkEnd w:id="20"/>
    </w:p>
    <w:p w14:paraId="760F257B">
      <w:r>
        <w:t>Wu 等设计了以多智能体对话为核心的 AutoGen 框架，通过可定制、可对话的代理协同机制，支持大语言模型应用以分组讨论的方式完成复杂工作流</w:t>
      </w:r>
      <w:r>
        <w:rPr>
          <w:vertAlign w:val="superscript"/>
        </w:rPr>
        <w:t>[2]</w:t>
      </w:r>
      <w:r>
        <w:t>。相似地，OpenAI在其 API 官方指南中归纳了提示工程的关键策略，主张通过撰写明确指令、提供参考示例以及将复杂任务分解为子步骤，以优化大语言模型的输出质量与稳定性</w:t>
      </w:r>
      <w:r>
        <w:rPr>
          <w:vertAlign w:val="superscript"/>
        </w:rPr>
        <w:t>[5]</w:t>
      </w:r>
      <w:r>
        <w:t>。</w:t>
      </w:r>
      <w:r>
        <w:rPr>
          <w:rFonts w:hint="eastAsia"/>
        </w:rPr>
        <w:t>经过研究</w:t>
      </w:r>
      <w:r>
        <w:t>，复杂任务需要规划与分解，常见策略包括 Plan-then-Act、CoT 与工具调用链。为了降低执行不确定性，工程上常采用“规划器—执行器—校验器”的流水线：规划器生成可执行步骤，执行器进行工具调用并返回观察结果，校验器判断结果是否满足目标并给出修复建议或终止条件。</w:t>
      </w:r>
    </w:p>
    <w:p w14:paraId="3E1DDF5D">
      <w:r>
        <w:t xml:space="preserve"> </w:t>
      </w:r>
    </w:p>
    <w:p w14:paraId="1B0EBA0B">
      <w:pPr>
        <w:pStyle w:val="46"/>
        <w:spacing w:before="120" w:after="120"/>
      </w:pPr>
      <w:bookmarkStart w:id="21" w:name="_Toc227713227"/>
      <w:r>
        <w:t>2.5 关键工程技术栈</w:t>
      </w:r>
      <w:bookmarkEnd w:id="21"/>
    </w:p>
    <w:p w14:paraId="464160AA">
      <w:r>
        <w:t>当前主流工程框架提供了丰富的链式抽象与代理封装能力，支持快速组装原型系统；然而其执行过程多以黑盒方式收敛为最终文本输出，中间步骤的观测数据缺乏统一schema，难以直接用于离线评测或审计追溯</w:t>
      </w:r>
      <w:r>
        <w:rPr>
          <w:vertAlign w:val="superscript"/>
        </w:rPr>
        <w:t>[4]</w:t>
      </w:r>
      <w:r>
        <w:t>。</w:t>
      </w:r>
      <w:r>
        <w:rPr>
          <w:rFonts w:hint="eastAsia"/>
        </w:rPr>
        <w:t>为解决这一痛点,</w:t>
      </w:r>
      <w:r>
        <w:t>本文原型系统采用前后端分离设计，主要</w:t>
      </w:r>
      <w:r>
        <w:rPr>
          <w:rFonts w:hint="eastAsia"/>
        </w:rPr>
        <w:t>运用</w:t>
      </w:r>
      <w:r>
        <w:t>技术栈：</w:t>
      </w:r>
    </w:p>
    <w:p w14:paraId="7468A143">
      <w:pPr>
        <w:pStyle w:val="50"/>
        <w:spacing w:before="120" w:after="120"/>
        <w:rPr>
          <w:rFonts w:hint="eastAsia"/>
        </w:rPr>
      </w:pPr>
      <w:r>
        <w:t>后端：</w:t>
      </w:r>
    </w:p>
    <w:p w14:paraId="100EBE46">
      <w:r>
        <w:t>FastAPI通过原生异步支持与自动API文档生成，在现代Python Web框架中展现出较高的开发效率与运行时性能</w:t>
      </w:r>
      <w:r>
        <w:rPr>
          <w:vertAlign w:val="superscript"/>
        </w:rPr>
        <w:t>[6]</w:t>
      </w:r>
      <w:r>
        <w:t>。FastAPI 提供 REST API 与鉴权中间件；SQLAlchemy 支持持久化；WebSocket 推送运行进度；消息队列用于异步任务执行；</w:t>
      </w:r>
    </w:p>
    <w:p w14:paraId="3716467D">
      <w:pPr>
        <w:pStyle w:val="50"/>
        <w:spacing w:before="120" w:after="120"/>
        <w:rPr>
          <w:rFonts w:hint="eastAsia"/>
        </w:rPr>
      </w:pPr>
      <w:r>
        <w:t>智能体与编排：</w:t>
      </w:r>
    </w:p>
    <w:p w14:paraId="76A5106C">
      <w:r>
        <w:t>LangChain/LangGraph 生态用于工具封装、模型适配与链式调用；</w:t>
      </w:r>
    </w:p>
    <w:p w14:paraId="7D715430">
      <w:pPr>
        <w:pStyle w:val="50"/>
        <w:spacing w:before="120" w:after="120"/>
        <w:rPr>
          <w:rFonts w:hint="eastAsia"/>
        </w:rPr>
      </w:pPr>
      <w:r>
        <w:t>检索：</w:t>
      </w:r>
    </w:p>
    <w:p w14:paraId="50016395">
      <w:r>
        <w:t>向量索引（如 pgvector/FAISS 等）与多策略召回；</w:t>
      </w:r>
    </w:p>
    <w:p w14:paraId="6087FC9E">
      <w:pPr>
        <w:pStyle w:val="50"/>
        <w:spacing w:before="120" w:after="120"/>
        <w:rPr>
          <w:rFonts w:hint="eastAsia"/>
        </w:rPr>
      </w:pPr>
      <w:r>
        <w:t>前端：</w:t>
      </w:r>
    </w:p>
    <w:p w14:paraId="2562F617">
      <w:r>
        <w:t>React + React-Admin 形成后台管理框架；Arco Design 组件库提供交互控件；Axios 进行 HTTP 调用；</w:t>
      </w:r>
    </w:p>
    <w:p w14:paraId="3DAA1A52">
      <w:pPr>
        <w:pStyle w:val="50"/>
        <w:spacing w:before="120" w:after="120"/>
        <w:rPr>
          <w:rFonts w:hint="eastAsia"/>
        </w:rPr>
      </w:pPr>
      <w:r>
        <w:t>外部系统：</w:t>
      </w:r>
    </w:p>
    <w:p w14:paraId="1F0407DF">
      <w:r>
        <w:t xml:space="preserve">对象存储用于文件管理；Redis 用于缓存与状态；数据库用于多租户数据隔离与审计。  </w:t>
      </w:r>
    </w:p>
    <w:p w14:paraId="08F045F1">
      <w:pPr>
        <w:pStyle w:val="46"/>
        <w:spacing w:before="120" w:after="120"/>
      </w:pPr>
      <w:r>
        <w:t xml:space="preserve"> </w:t>
      </w:r>
      <w:bookmarkStart w:id="22" w:name="_Toc227713228"/>
      <w:r>
        <w:rPr>
          <w:rFonts w:hint="eastAsia"/>
        </w:rPr>
        <w:t xml:space="preserve">2.6 </w:t>
      </w:r>
      <w:r>
        <w:t>现有工程框架的能力边界</w:t>
      </w:r>
      <w:bookmarkEnd w:id="22"/>
    </w:p>
    <w:p w14:paraId="4F451F6E">
      <w:r>
        <w:t>LangChain 官方文档</w:t>
      </w:r>
      <w:r>
        <w:rPr>
          <w:vertAlign w:val="superscript"/>
        </w:rPr>
        <w:t>[4]</w:t>
      </w:r>
      <w:r>
        <w:t>提供了一套面向大语言模型应用开发的模块化工具链，涵盖提示模板管理、链式调用组装及外部数据源集成等核心组件的编程规范。当前开源生态为 LLM Agent 提供了丰富的编排工具，但在企业级部署中仍存在结构性</w:t>
      </w:r>
      <w:r>
        <w:rPr>
          <w:rFonts w:hint="eastAsia"/>
        </w:rPr>
        <w:t>缺陷</w:t>
      </w:r>
      <w:r>
        <w:t>。以 LangChain 为例，其链式抽象（Chain）与代理抽象（Agent）提供了快速组装能力，然而链的执行过程以黑盒方式收敛为最终文本输出，中间步骤的观测数据缺乏统一schema，难以直接用于离线评测或审计追溯。LangGraph 在 LangChain 基础上引入状态持久化与循环边，支持更复杂的控制流，但其图节点的输入输出类型由开发者自行约定，系统层面无法保证"计划—执行—校验"的完整性约束，导致不同开发者实现的同构图可能产生差异巨大的可解释性表现。</w:t>
      </w:r>
    </w:p>
    <w:p w14:paraId="29D39787">
      <w:r>
        <w:t>AutoGen 的核心贡献在于多智能体角色协作与对话驱动的任务分解，其群聊（GroupChat）机制适合需要多视角辩论或交叉验证的场景。但该框架对单智能体内部的工具调用链路缺乏细粒度管控，工具失败时的恢复策略依赖开发者手动编写回调，未形成可复用的失败处理范式。此外，上述框架的检索增强通常以向量存储（VectorStore）插件形式存在，召回策略固定为单路相似度检索，难以针对企业文档中常见的表格、术语定义等结构化片段进行优化。</w:t>
      </w:r>
    </w:p>
    <w:p w14:paraId="3568E458">
      <w:r>
        <w:t>本文工作不追求框架的通用性与图灵完备性，而是接受"单智能体、受限工具集、强审计需求"的约束，在垂直场景内做深做透：通过结构化的三阶段工作流替代开放的图节点，通过多策略召回替代单路向量检索，通过内建的租户隔离替代外部权限层，从而在企业知识问答与流程自动化场景中提供可预期、可评测、可运维的系统化方案。</w:t>
      </w:r>
    </w:p>
    <w:p w14:paraId="6414AA85"/>
    <w:p w14:paraId="02AE4C72"/>
    <w:p w14:paraId="5B78A997"/>
    <w:p w14:paraId="23ED19D0">
      <w:pPr>
        <w:pStyle w:val="35"/>
        <w:spacing w:before="120" w:after="120"/>
      </w:pPr>
      <w:bookmarkStart w:id="23" w:name="_Toc227713229"/>
      <w:r>
        <w:t xml:space="preserve">3 </w:t>
      </w:r>
      <w:r>
        <w:rPr>
          <w:rFonts w:hint="eastAsia"/>
        </w:rPr>
        <w:t xml:space="preserve"> </w:t>
      </w:r>
      <w:r>
        <w:t>方法框架与总体设计</w:t>
      </w:r>
      <w:bookmarkEnd w:id="23"/>
    </w:p>
    <w:p w14:paraId="698CDD90">
      <w:pPr>
        <w:pStyle w:val="46"/>
        <w:spacing w:before="120" w:after="120"/>
      </w:pPr>
      <w:bookmarkStart w:id="24" w:name="_Toc227713230"/>
      <w:r>
        <w:t>3.1 闭环框架概述</w:t>
      </w:r>
      <w:bookmarkEnd w:id="24"/>
    </w:p>
    <w:p w14:paraId="5C1CD19A">
      <w:r>
        <w:t>本文提出的闭环框架以"规划</w:t>
      </w:r>
      <w:r>
        <w:rPr>
          <w:rFonts w:hint="eastAsia"/>
        </w:rPr>
        <w:t>-</w:t>
      </w:r>
      <w:r>
        <w:t>检索</w:t>
      </w:r>
      <w:r>
        <w:rPr>
          <w:rFonts w:hint="eastAsia"/>
        </w:rPr>
        <w:t>-</w:t>
      </w:r>
      <w:r>
        <w:t>推理</w:t>
      </w:r>
      <w:r>
        <w:rPr>
          <w:rFonts w:hint="eastAsia"/>
        </w:rPr>
        <w:t>-</w:t>
      </w:r>
      <w:r>
        <w:t>行动</w:t>
      </w:r>
      <w:r>
        <w:rPr>
          <w:rFonts w:hint="eastAsia"/>
        </w:rPr>
        <w:t>-</w:t>
      </w:r>
      <w:r>
        <w:t>记忆</w:t>
      </w:r>
      <w:r>
        <w:rPr>
          <w:rFonts w:hint="eastAsia"/>
        </w:rPr>
        <w:t>-</w:t>
      </w:r>
      <w:r>
        <w:t>反思"为核心，其设计前提并非替代通用的多智能体编排系统，而是针对</w:t>
      </w:r>
      <w:r>
        <w:rPr>
          <w:b/>
          <w:bCs/>
        </w:rPr>
        <w:t>单智能体在受控工具环境下的高可靠执行</w:t>
      </w:r>
      <w:r>
        <w:t>这一约束场景。与 LangGraph 等开放图编排框架不同，本框架将控制流固化为 Planner—Executor—Check 三阶段顺序结构，禁止任意跳过或乱序执行；与 AutoGen 等多智能体框架不同，本框架聚焦单智能体内部的工具调用链路，通过结构化的轨迹记录与强制校验提升可审计性。这种"约束即特性"的设计哲学，牺牲了部分灵活性以换取工程可控性，适用于对过程可追溯、结果可验证有刚性需求的企业场景。</w:t>
      </w:r>
    </w:p>
    <w:p w14:paraId="58A1D730">
      <w:r>
        <w:t xml:space="preserve"> </w:t>
      </w:r>
    </w:p>
    <w:p w14:paraId="53C928E6">
      <w:pPr>
        <w:pStyle w:val="46"/>
        <w:spacing w:before="120" w:after="120"/>
      </w:pPr>
      <w:bookmarkStart w:id="25" w:name="_Toc227713231"/>
      <w:r>
        <w:t>3.2 模块划分与接口</w:t>
      </w:r>
      <w:bookmarkEnd w:id="25"/>
    </w:p>
    <w:p w14:paraId="77F99993">
      <w:r>
        <w:t>Fielding[3]在其博士论文中系统阐述了表征状态转移（REST）架构风格，强调通过统一接口、无状态通信及分层系统等约束条件，提升网络软件架构的可扩展性与松耦合性。</w:t>
      </w:r>
      <w:r>
        <w:rPr>
          <w:rFonts w:hint="eastAsia"/>
        </w:rPr>
        <w:t>基于此</w:t>
      </w:r>
      <w:r>
        <w:t>，为保证复用与可扩展性，</w:t>
      </w:r>
      <w:r>
        <w:rPr>
          <w:rFonts w:hint="eastAsia"/>
        </w:rPr>
        <w:t>我的</w:t>
      </w:r>
      <w:r>
        <w:t>原型系统以</w:t>
      </w:r>
      <w:r>
        <w:rPr>
          <w:rFonts w:hint="eastAsia"/>
        </w:rPr>
        <w:t>前后端分类和</w:t>
      </w:r>
      <w:r>
        <w:t>接口驱动的方式组织各模块：</w:t>
      </w:r>
    </w:p>
    <w:p w14:paraId="1F454437">
      <w:pPr>
        <w:rPr>
          <w:rFonts w:hint="eastAsia"/>
        </w:rPr>
      </w:pPr>
      <w:r>
        <w:t>状态与上下文：统一的 state/context 结构保存对话历史、工具调用结果、检索证据与运行元信息；</w:t>
      </w:r>
    </w:p>
    <w:p w14:paraId="7BB389C3">
      <w:r>
        <w:t>工具路由：对工具进行统一描述（名称、输入 schema、权限边界、超时与重试策略），并支持按任务类型选择工具；</w:t>
      </w:r>
    </w:p>
    <w:p w14:paraId="3A6CB199">
      <w:r>
        <w:t>轨迹记录：记录每一步的“思考—行动—观察—判定”，并支持回放与离线分析；</w:t>
      </w:r>
    </w:p>
    <w:p w14:paraId="6732DEF0">
      <w:r>
        <w:t xml:space="preserve">失败恢复：对常见失败（检索为空、工具报错、输出格式错误、权限不足）提供重试、降级与回滚策略。  </w:t>
      </w:r>
    </w:p>
    <w:p w14:paraId="259F7FCC">
      <w:r>
        <w:t xml:space="preserve"> </w:t>
      </w:r>
    </w:p>
    <w:p w14:paraId="72F66A15">
      <w:pPr>
        <w:pStyle w:val="46"/>
        <w:spacing w:before="120" w:after="120"/>
      </w:pPr>
      <w:bookmarkStart w:id="26" w:name="_Toc227713232"/>
      <w:r>
        <w:t>3.3 Planner—Executor—Check 链式工作流</w:t>
      </w:r>
      <w:bookmarkEnd w:id="26"/>
    </w:p>
    <w:p w14:paraId="23C47001">
      <w:r>
        <w:t>在原型系统中，智能体采用三阶段链式工作流：</w:t>
      </w:r>
    </w:p>
    <w:p w14:paraId="559C8642">
      <w:r>
        <w:t>Planner：根据用户目标生成步骤列表与工具调用计划，输出结构化计划；</w:t>
      </w:r>
    </w:p>
    <w:p w14:paraId="69F922CF">
      <w:r>
        <w:t>Executor：按计划逐步调用工具或检索服务，并将观察结果写入轨迹；</w:t>
      </w:r>
    </w:p>
    <w:p w14:paraId="4FF60356">
      <w:r>
        <w:t>Check：对阶段性输出进行一致性与目标达成检查，必要时触发修复（重新检索、改写参数、替换工具）或终止。</w:t>
      </w:r>
    </w:p>
    <w:p w14:paraId="72509193">
      <w:r>
        <w:t>该设计将复杂任务执行拆解为可控单元，便于将不同策略进行对比与消融评测。</w:t>
      </w:r>
    </w:p>
    <w:p w14:paraId="17EDAE9D">
      <w:r>
        <w:t xml:space="preserve"> </w:t>
      </w:r>
    </w:p>
    <w:p w14:paraId="14507A68">
      <w:pPr>
        <w:pStyle w:val="46"/>
        <w:spacing w:before="120" w:after="120"/>
      </w:pPr>
      <w:bookmarkStart w:id="27" w:name="_Toc227713233"/>
      <w:r>
        <w:t>3.4 多租户与权限边界</w:t>
      </w:r>
      <w:bookmarkEnd w:id="27"/>
    </w:p>
    <w:p w14:paraId="6E749230">
      <w:r>
        <w:t>企业应用场景下，多租户隔离与权限控制是系统可靠性的重要组成部分。原型系统在请求层引入租户标识与鉴权信息，并在数据访问与工具调用层强制执行租户边界，确保不同租户间数据隔离；同时对敏感工具（文件读取、外部 API、邮件等）限定可用范围与审计记录，降低越权风险。</w:t>
      </w:r>
    </w:p>
    <w:p w14:paraId="0919344D">
      <w:r>
        <w:t xml:space="preserve"> </w:t>
      </w:r>
    </w:p>
    <w:p w14:paraId="26F82100">
      <w:pPr>
        <w:pStyle w:val="46"/>
        <w:spacing w:before="120" w:after="120"/>
      </w:pPr>
      <w:bookmarkStart w:id="28" w:name="_Toc227713234"/>
      <w:r>
        <w:t>3.5 轨迹记录与结构化数据模型</w:t>
      </w:r>
      <w:bookmarkEnd w:id="28"/>
    </w:p>
    <w:p w14:paraId="3D7F3BD3">
      <w:r>
        <w:t>为了使智能体执行过程“可解释、可回放、可评测”，本文将关键中间产物结构化，并在链路执行时持续记录。结构化数据的核心目标有三点：其一，将 Planner 的计划转为可校验的数据结构，避免纯自然语言计划带来的歧义；其二，将 Executor 的工具调用过程记录为可枚举的日志，便于审计与复现；其三，将 Check 的评审输出结构化，便于统一收敛为“是否通过 + 得分 + 理由”，并将对工具的细粒度评价反馈到系统治理中。</w:t>
      </w:r>
    </w:p>
    <w:p w14:paraId="0446C8D9">
      <w:pPr>
        <w:pStyle w:val="48"/>
        <w:spacing w:before="120" w:after="120"/>
      </w:pPr>
      <w:bookmarkStart w:id="29" w:name="_Toc227713235"/>
      <w:r>
        <w:rPr>
          <w:rFonts w:hint="eastAsia"/>
        </w:rPr>
        <w:t xml:space="preserve">3.5.1  </w:t>
      </w:r>
      <w:r>
        <w:t>计划结构</w:t>
      </w:r>
      <w:bookmarkEnd w:id="29"/>
    </w:p>
    <w:p w14:paraId="4E77D65F">
      <w:r>
        <w:t xml:space="preserve">计划至少包含两类信息：一是执行链路（execution_chain），用于指定工具/服务调用的推荐顺序；二是工具装配配置（mcp_config），描述每个 MCP 服务的连接方式与启动参数。除此之外，Planner 还可以给出补充指示（instructions），用于约束 Executor 的策略偏好，例如“必须先检索再总结”“输出必须带引用”等。 </w:t>
      </w:r>
    </w:p>
    <w:p w14:paraId="0F9D30B2">
      <w:pPr>
        <w:pStyle w:val="48"/>
        <w:spacing w:before="120" w:after="120"/>
      </w:pPr>
      <w:bookmarkStart w:id="30" w:name="_Toc227713236"/>
      <w:r>
        <w:rPr>
          <w:rFonts w:hint="eastAsia"/>
        </w:rPr>
        <w:t xml:space="preserve">3.5.2  </w:t>
      </w:r>
      <w:r>
        <w:t>执行轨迹</w:t>
      </w:r>
      <w:bookmarkEnd w:id="30"/>
    </w:p>
    <w:p w14:paraId="377E3B8D">
      <w:r>
        <w:t xml:space="preserve">在 Executor 阶段，系统将每一次工具调用抽象为 ToolCall，包括工具名、状态、输入、输出以及所属服务器（server）。这种形式既能支持流式前端展示（逐条工具调用的开始与结束事件），也能支持离线评测（统计工具调用次数、失败率、平均耗时等）。 </w:t>
      </w:r>
    </w:p>
    <w:p w14:paraId="1D144225">
      <w:pPr>
        <w:pStyle w:val="48"/>
        <w:spacing w:before="120" w:after="120"/>
      </w:pPr>
      <w:bookmarkStart w:id="31" w:name="_Toc227713237"/>
      <w:r>
        <w:rPr>
          <w:rFonts w:hint="eastAsia"/>
        </w:rPr>
        <w:t xml:space="preserve">3.5.3  </w:t>
      </w:r>
      <w:r>
        <w:t>校验结果</w:t>
      </w:r>
      <w:bookmarkEnd w:id="31"/>
    </w:p>
    <w:p w14:paraId="00BF5B4E">
      <w:r>
        <w:t>在 Check 阶段，系统将“目标信息（Object）”与“事实信息（Fact）”组合后交给校验 Agent 进行判断。CheckOutput 包含 judge（是否通过）、score（1–100）、reasoning（理由），以及工具级评估列表 tool_assessments。工具级评估以 micro_score 与 micro_judge 描述单工具质量，可用于“工具可信度更新”“问题回放定位”等治理环节。</w:t>
      </w:r>
    </w:p>
    <w:p w14:paraId="481E72F6">
      <w:r>
        <w:t xml:space="preserve"> </w:t>
      </w:r>
    </w:p>
    <w:p w14:paraId="0C2D9FB9">
      <w:pPr>
        <w:pStyle w:val="52"/>
        <w:spacing w:before="120" w:after="120"/>
      </w:pPr>
      <w:r>
        <w:t>表 3.1 关键结构化数据字段（摘要）</w:t>
      </w:r>
    </w:p>
    <w:tbl>
      <w:tblPr>
        <w:tblStyle w:val="1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80" w:type="dxa"/>
          <w:left w:w="120" w:type="dxa"/>
          <w:bottom w:w="80" w:type="dxa"/>
          <w:right w:w="120" w:type="dxa"/>
        </w:tblCellMar>
      </w:tblPr>
      <w:tblGrid>
        <w:gridCol w:w="1914"/>
        <w:gridCol w:w="2550"/>
        <w:gridCol w:w="2043"/>
        <w:gridCol w:w="2804"/>
      </w:tblGrid>
      <w:tr w14:paraId="19AAD2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rPr>
          <w:tblHeader/>
        </w:trPr>
        <w:tc>
          <w:tcPr>
            <w:tcW w:w="1923" w:type="dxa"/>
          </w:tcPr>
          <w:p w14:paraId="72386647">
            <w:pPr>
              <w:pStyle w:val="54"/>
              <w:rPr>
                <w:rStyle w:val="56"/>
                <w:bCs w:val="0"/>
              </w:rPr>
            </w:pPr>
            <w:r>
              <w:rPr>
                <w:rStyle w:val="56"/>
                <w:bCs w:val="0"/>
              </w:rPr>
              <w:t>模型</w:t>
            </w:r>
          </w:p>
        </w:tc>
        <w:tc>
          <w:tcPr>
            <w:tcW w:w="2564" w:type="dxa"/>
          </w:tcPr>
          <w:p w14:paraId="78B8B284">
            <w:pPr>
              <w:pStyle w:val="54"/>
              <w:rPr>
                <w:rStyle w:val="56"/>
                <w:bCs w:val="0"/>
              </w:rPr>
            </w:pPr>
            <w:r>
              <w:rPr>
                <w:rStyle w:val="56"/>
                <w:bCs w:val="0"/>
              </w:rPr>
              <w:t>字段</w:t>
            </w:r>
          </w:p>
        </w:tc>
        <w:tc>
          <w:tcPr>
            <w:tcW w:w="2052" w:type="dxa"/>
          </w:tcPr>
          <w:p w14:paraId="60A5748D">
            <w:pPr>
              <w:pStyle w:val="54"/>
              <w:rPr>
                <w:rStyle w:val="56"/>
                <w:bCs w:val="0"/>
              </w:rPr>
            </w:pPr>
            <w:r>
              <w:rPr>
                <w:rStyle w:val="56"/>
                <w:bCs w:val="0"/>
              </w:rPr>
              <w:t>含义</w:t>
            </w:r>
          </w:p>
        </w:tc>
        <w:tc>
          <w:tcPr>
            <w:tcW w:w="2821" w:type="dxa"/>
          </w:tcPr>
          <w:p w14:paraId="46753624">
            <w:pPr>
              <w:pStyle w:val="54"/>
              <w:rPr>
                <w:rStyle w:val="56"/>
                <w:bCs w:val="0"/>
              </w:rPr>
            </w:pPr>
            <w:r>
              <w:rPr>
                <w:rStyle w:val="56"/>
                <w:bCs w:val="0"/>
              </w:rPr>
              <w:t>典型用途</w:t>
            </w:r>
          </w:p>
        </w:tc>
      </w:tr>
      <w:tr w14:paraId="2EC740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496026C3">
            <w:pPr>
              <w:pStyle w:val="54"/>
              <w:rPr>
                <w:rStyle w:val="56"/>
                <w:bCs w:val="0"/>
              </w:rPr>
            </w:pPr>
            <w:r>
              <w:rPr>
                <w:rStyle w:val="56"/>
                <w:bCs w:val="0"/>
              </w:rPr>
              <w:t>WorkflowPlan</w:t>
            </w:r>
          </w:p>
        </w:tc>
        <w:tc>
          <w:tcPr>
            <w:tcW w:w="2564" w:type="dxa"/>
          </w:tcPr>
          <w:p w14:paraId="08BBD55E">
            <w:pPr>
              <w:pStyle w:val="54"/>
              <w:rPr>
                <w:rStyle w:val="56"/>
                <w:bCs w:val="0"/>
              </w:rPr>
            </w:pPr>
            <w:r>
              <w:rPr>
                <w:rStyle w:val="56"/>
                <w:bCs w:val="0"/>
              </w:rPr>
              <w:t>execution_chain</w:t>
            </w:r>
          </w:p>
        </w:tc>
        <w:tc>
          <w:tcPr>
            <w:tcW w:w="2052" w:type="dxa"/>
          </w:tcPr>
          <w:p w14:paraId="28F5386A">
            <w:pPr>
              <w:pStyle w:val="54"/>
              <w:rPr>
                <w:rStyle w:val="56"/>
                <w:bCs w:val="0"/>
              </w:rPr>
            </w:pPr>
            <w:r>
              <w:rPr>
                <w:rStyle w:val="56"/>
                <w:bCs w:val="0"/>
              </w:rPr>
              <w:t>推荐调用顺序列表</w:t>
            </w:r>
          </w:p>
        </w:tc>
        <w:tc>
          <w:tcPr>
            <w:tcW w:w="2821" w:type="dxa"/>
          </w:tcPr>
          <w:p w14:paraId="6281F600">
            <w:pPr>
              <w:pStyle w:val="54"/>
              <w:rPr>
                <w:rStyle w:val="56"/>
                <w:bCs w:val="0"/>
              </w:rPr>
            </w:pPr>
            <w:r>
              <w:rPr>
                <w:rStyle w:val="56"/>
                <w:bCs w:val="0"/>
              </w:rPr>
              <w:t>约束 Executor 按顺序调用工具</w:t>
            </w:r>
          </w:p>
        </w:tc>
      </w:tr>
      <w:tr w14:paraId="4178567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2CFDB609">
            <w:pPr>
              <w:pStyle w:val="54"/>
              <w:rPr>
                <w:rStyle w:val="56"/>
                <w:bCs w:val="0"/>
              </w:rPr>
            </w:pPr>
            <w:r>
              <w:rPr>
                <w:rStyle w:val="56"/>
                <w:bCs w:val="0"/>
              </w:rPr>
              <w:t>WorkflowPlan</w:t>
            </w:r>
          </w:p>
        </w:tc>
        <w:tc>
          <w:tcPr>
            <w:tcW w:w="2564" w:type="dxa"/>
          </w:tcPr>
          <w:p w14:paraId="1C3D4738">
            <w:pPr>
              <w:pStyle w:val="54"/>
              <w:rPr>
                <w:rStyle w:val="56"/>
                <w:bCs w:val="0"/>
              </w:rPr>
            </w:pPr>
            <w:r>
              <w:rPr>
                <w:rStyle w:val="56"/>
                <w:bCs w:val="0"/>
              </w:rPr>
              <w:t>mcp_config</w:t>
            </w:r>
          </w:p>
        </w:tc>
        <w:tc>
          <w:tcPr>
            <w:tcW w:w="2052" w:type="dxa"/>
          </w:tcPr>
          <w:p w14:paraId="75E201E9">
            <w:pPr>
              <w:pStyle w:val="54"/>
              <w:rPr>
                <w:rStyle w:val="56"/>
                <w:bCs w:val="0"/>
              </w:rPr>
            </w:pPr>
            <w:r>
              <w:rPr>
                <w:rStyle w:val="56"/>
                <w:bCs w:val="0"/>
              </w:rPr>
              <w:t>MCP 连接配置列表</w:t>
            </w:r>
          </w:p>
        </w:tc>
        <w:tc>
          <w:tcPr>
            <w:tcW w:w="2821" w:type="dxa"/>
          </w:tcPr>
          <w:p w14:paraId="7A704E4A">
            <w:pPr>
              <w:pStyle w:val="54"/>
              <w:rPr>
                <w:rStyle w:val="56"/>
                <w:bCs w:val="0"/>
              </w:rPr>
            </w:pPr>
            <w:r>
              <w:rPr>
                <w:rStyle w:val="56"/>
                <w:bCs w:val="0"/>
              </w:rPr>
              <w:t>构建多服务器 MCP 客户端</w:t>
            </w:r>
          </w:p>
        </w:tc>
      </w:tr>
      <w:tr w14:paraId="42E703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40999DCC">
            <w:pPr>
              <w:pStyle w:val="54"/>
              <w:rPr>
                <w:rStyle w:val="56"/>
                <w:bCs w:val="0"/>
              </w:rPr>
            </w:pPr>
            <w:r>
              <w:rPr>
                <w:rStyle w:val="56"/>
                <w:bCs w:val="0"/>
              </w:rPr>
              <w:t>WorkflowPlan</w:t>
            </w:r>
          </w:p>
        </w:tc>
        <w:tc>
          <w:tcPr>
            <w:tcW w:w="2564" w:type="dxa"/>
          </w:tcPr>
          <w:p w14:paraId="60476609">
            <w:pPr>
              <w:pStyle w:val="54"/>
              <w:rPr>
                <w:rStyle w:val="56"/>
                <w:bCs w:val="0"/>
              </w:rPr>
            </w:pPr>
            <w:r>
              <w:rPr>
                <w:rStyle w:val="56"/>
                <w:bCs w:val="0"/>
              </w:rPr>
              <w:t>instructions</w:t>
            </w:r>
          </w:p>
        </w:tc>
        <w:tc>
          <w:tcPr>
            <w:tcW w:w="2052" w:type="dxa"/>
          </w:tcPr>
          <w:p w14:paraId="2E2259B0">
            <w:pPr>
              <w:pStyle w:val="54"/>
              <w:rPr>
                <w:rStyle w:val="56"/>
                <w:bCs w:val="0"/>
              </w:rPr>
            </w:pPr>
            <w:r>
              <w:rPr>
                <w:rStyle w:val="56"/>
                <w:bCs w:val="0"/>
              </w:rPr>
              <w:t>执行补充约束</w:t>
            </w:r>
          </w:p>
        </w:tc>
        <w:tc>
          <w:tcPr>
            <w:tcW w:w="2821" w:type="dxa"/>
          </w:tcPr>
          <w:p w14:paraId="76D7766C">
            <w:pPr>
              <w:pStyle w:val="54"/>
              <w:rPr>
                <w:rStyle w:val="56"/>
                <w:bCs w:val="0"/>
              </w:rPr>
            </w:pPr>
            <w:r>
              <w:rPr>
                <w:rStyle w:val="56"/>
                <w:bCs w:val="0"/>
              </w:rPr>
              <w:t>降低“工具会用但用不好”的概率</w:t>
            </w:r>
          </w:p>
        </w:tc>
      </w:tr>
      <w:tr w14:paraId="718D8E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339123BB">
            <w:pPr>
              <w:pStyle w:val="54"/>
              <w:rPr>
                <w:rStyle w:val="56"/>
                <w:bCs w:val="0"/>
              </w:rPr>
            </w:pPr>
            <w:r>
              <w:rPr>
                <w:rStyle w:val="56"/>
                <w:bCs w:val="0"/>
              </w:rPr>
              <w:t>ToolCall</w:t>
            </w:r>
          </w:p>
        </w:tc>
        <w:tc>
          <w:tcPr>
            <w:tcW w:w="2564" w:type="dxa"/>
          </w:tcPr>
          <w:p w14:paraId="62148B75">
            <w:pPr>
              <w:pStyle w:val="54"/>
              <w:rPr>
                <w:rStyle w:val="56"/>
                <w:bCs w:val="0"/>
              </w:rPr>
            </w:pPr>
            <w:r>
              <w:rPr>
                <w:rStyle w:val="56"/>
                <w:bCs w:val="0"/>
              </w:rPr>
              <w:t>name/status</w:t>
            </w:r>
          </w:p>
        </w:tc>
        <w:tc>
          <w:tcPr>
            <w:tcW w:w="2052" w:type="dxa"/>
          </w:tcPr>
          <w:p w14:paraId="4936EF21">
            <w:pPr>
              <w:pStyle w:val="54"/>
              <w:rPr>
                <w:rStyle w:val="56"/>
                <w:bCs w:val="0"/>
              </w:rPr>
            </w:pPr>
            <w:r>
              <w:rPr>
                <w:rStyle w:val="56"/>
                <w:bCs w:val="0"/>
              </w:rPr>
              <w:t>工具名/调用状态</w:t>
            </w:r>
          </w:p>
        </w:tc>
        <w:tc>
          <w:tcPr>
            <w:tcW w:w="2821" w:type="dxa"/>
          </w:tcPr>
          <w:p w14:paraId="5B80A6D8">
            <w:pPr>
              <w:pStyle w:val="54"/>
              <w:rPr>
                <w:rStyle w:val="56"/>
                <w:bCs w:val="0"/>
              </w:rPr>
            </w:pPr>
            <w:r>
              <w:rPr>
                <w:rStyle w:val="56"/>
                <w:bCs w:val="0"/>
              </w:rPr>
              <w:t>统计失败率与可靠性</w:t>
            </w:r>
          </w:p>
        </w:tc>
      </w:tr>
      <w:tr w14:paraId="023F1B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5EAE07A0">
            <w:pPr>
              <w:pStyle w:val="54"/>
              <w:rPr>
                <w:rStyle w:val="56"/>
                <w:bCs w:val="0"/>
              </w:rPr>
            </w:pPr>
            <w:r>
              <w:rPr>
                <w:rStyle w:val="56"/>
                <w:bCs w:val="0"/>
              </w:rPr>
              <w:t>ToolCall</w:t>
            </w:r>
          </w:p>
        </w:tc>
        <w:tc>
          <w:tcPr>
            <w:tcW w:w="2564" w:type="dxa"/>
          </w:tcPr>
          <w:p w14:paraId="55677B70">
            <w:pPr>
              <w:pStyle w:val="54"/>
              <w:rPr>
                <w:rStyle w:val="56"/>
                <w:bCs w:val="0"/>
              </w:rPr>
            </w:pPr>
            <w:r>
              <w:rPr>
                <w:rStyle w:val="56"/>
                <w:bCs w:val="0"/>
              </w:rPr>
              <w:t>input/output</w:t>
            </w:r>
          </w:p>
        </w:tc>
        <w:tc>
          <w:tcPr>
            <w:tcW w:w="2052" w:type="dxa"/>
          </w:tcPr>
          <w:p w14:paraId="7DF74A41">
            <w:pPr>
              <w:pStyle w:val="54"/>
              <w:rPr>
                <w:rStyle w:val="56"/>
                <w:bCs w:val="0"/>
              </w:rPr>
            </w:pPr>
            <w:r>
              <w:rPr>
                <w:rStyle w:val="56"/>
                <w:bCs w:val="0"/>
              </w:rPr>
              <w:t>输入/输出快照</w:t>
            </w:r>
          </w:p>
        </w:tc>
        <w:tc>
          <w:tcPr>
            <w:tcW w:w="2821" w:type="dxa"/>
          </w:tcPr>
          <w:p w14:paraId="12E8A643">
            <w:pPr>
              <w:pStyle w:val="54"/>
              <w:rPr>
                <w:rStyle w:val="56"/>
                <w:bCs w:val="0"/>
              </w:rPr>
            </w:pPr>
            <w:r>
              <w:rPr>
                <w:rStyle w:val="56"/>
                <w:bCs w:val="0"/>
              </w:rPr>
              <w:t>审计、复盘、回放</w:t>
            </w:r>
          </w:p>
        </w:tc>
      </w:tr>
      <w:tr w14:paraId="79C94B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4A10C770">
            <w:pPr>
              <w:pStyle w:val="54"/>
              <w:rPr>
                <w:rStyle w:val="56"/>
                <w:bCs w:val="0"/>
              </w:rPr>
            </w:pPr>
            <w:r>
              <w:rPr>
                <w:rStyle w:val="56"/>
                <w:bCs w:val="0"/>
              </w:rPr>
              <w:t>CheckOutput</w:t>
            </w:r>
          </w:p>
        </w:tc>
        <w:tc>
          <w:tcPr>
            <w:tcW w:w="2564" w:type="dxa"/>
          </w:tcPr>
          <w:p w14:paraId="00BFFE04">
            <w:pPr>
              <w:pStyle w:val="54"/>
              <w:rPr>
                <w:rStyle w:val="56"/>
                <w:bCs w:val="0"/>
              </w:rPr>
            </w:pPr>
            <w:r>
              <w:rPr>
                <w:rStyle w:val="56"/>
                <w:bCs w:val="0"/>
              </w:rPr>
              <w:t>judge/score</w:t>
            </w:r>
          </w:p>
        </w:tc>
        <w:tc>
          <w:tcPr>
            <w:tcW w:w="2052" w:type="dxa"/>
          </w:tcPr>
          <w:p w14:paraId="6080A044">
            <w:pPr>
              <w:pStyle w:val="54"/>
              <w:rPr>
                <w:rStyle w:val="56"/>
                <w:bCs w:val="0"/>
              </w:rPr>
            </w:pPr>
            <w:r>
              <w:rPr>
                <w:rStyle w:val="56"/>
                <w:bCs w:val="0"/>
              </w:rPr>
              <w:t>通过与评分</w:t>
            </w:r>
          </w:p>
        </w:tc>
        <w:tc>
          <w:tcPr>
            <w:tcW w:w="2821" w:type="dxa"/>
          </w:tcPr>
          <w:p w14:paraId="41912F1D">
            <w:pPr>
              <w:pStyle w:val="54"/>
              <w:rPr>
                <w:rStyle w:val="56"/>
                <w:bCs w:val="0"/>
              </w:rPr>
            </w:pPr>
            <w:r>
              <w:rPr>
                <w:rStyle w:val="56"/>
                <w:bCs w:val="0"/>
              </w:rPr>
              <w:t>决策是否终止或重试</w:t>
            </w:r>
          </w:p>
        </w:tc>
      </w:tr>
      <w:tr w14:paraId="002436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3A6B9A8E">
            <w:pPr>
              <w:pStyle w:val="54"/>
              <w:rPr>
                <w:rStyle w:val="56"/>
                <w:bCs w:val="0"/>
              </w:rPr>
            </w:pPr>
            <w:r>
              <w:rPr>
                <w:rStyle w:val="56"/>
                <w:bCs w:val="0"/>
              </w:rPr>
              <w:t>ToolAssessment</w:t>
            </w:r>
          </w:p>
        </w:tc>
        <w:tc>
          <w:tcPr>
            <w:tcW w:w="2564" w:type="dxa"/>
          </w:tcPr>
          <w:p w14:paraId="4D150E08">
            <w:pPr>
              <w:pStyle w:val="54"/>
              <w:rPr>
                <w:rStyle w:val="56"/>
                <w:bCs w:val="0"/>
              </w:rPr>
            </w:pPr>
            <w:r>
              <w:rPr>
                <w:rStyle w:val="56"/>
                <w:bCs w:val="0"/>
              </w:rPr>
              <w:t>micro_score/micro_judge</w:t>
            </w:r>
          </w:p>
        </w:tc>
        <w:tc>
          <w:tcPr>
            <w:tcW w:w="2052" w:type="dxa"/>
          </w:tcPr>
          <w:p w14:paraId="3BC81795">
            <w:pPr>
              <w:pStyle w:val="54"/>
              <w:rPr>
                <w:rStyle w:val="56"/>
                <w:bCs w:val="0"/>
              </w:rPr>
            </w:pPr>
            <w:r>
              <w:rPr>
                <w:rStyle w:val="56"/>
                <w:bCs w:val="0"/>
              </w:rPr>
              <w:t>工具级评价</w:t>
            </w:r>
          </w:p>
        </w:tc>
        <w:tc>
          <w:tcPr>
            <w:tcW w:w="2821" w:type="dxa"/>
          </w:tcPr>
          <w:p w14:paraId="063D7E55">
            <w:pPr>
              <w:pStyle w:val="54"/>
              <w:rPr>
                <w:rStyle w:val="56"/>
                <w:bCs w:val="0"/>
              </w:rPr>
            </w:pPr>
            <w:r>
              <w:rPr>
                <w:rStyle w:val="56"/>
                <w:bCs w:val="0"/>
              </w:rPr>
              <w:t>更新工具可信度与路由策略</w:t>
            </w:r>
          </w:p>
        </w:tc>
      </w:tr>
    </w:tbl>
    <w:p w14:paraId="083D731F">
      <w:r>
        <w:t xml:space="preserve"> </w:t>
      </w:r>
    </w:p>
    <w:p w14:paraId="38762BA7">
      <w:pPr>
        <w:pStyle w:val="46"/>
        <w:spacing w:before="120" w:after="120"/>
      </w:pPr>
      <w:bookmarkStart w:id="32" w:name="_Toc227713238"/>
      <w:r>
        <w:t>3.6 失败恢复与反思机制设计</w:t>
      </w:r>
      <w:bookmarkEnd w:id="32"/>
    </w:p>
    <w:p w14:paraId="28758126">
      <w:r>
        <w:t>在开放环境中，失败往往来自“信息不足”“工具不可用”“格式不符合约束”“权限边界触发”等因素。为了提升系统可靠性，本文将失败恢复视为闭环中的一等公民，并采用“可检测—可定位—可恢复”的工程策略组织流程。</w:t>
      </w:r>
    </w:p>
    <w:p w14:paraId="3EE8510B">
      <w:r>
        <w:t xml:space="preserve"> </w:t>
      </w:r>
    </w:p>
    <w:p w14:paraId="07744C75">
      <w:pPr>
        <w:pStyle w:val="48"/>
        <w:spacing w:before="120" w:after="120"/>
      </w:pPr>
      <w:bookmarkStart w:id="33" w:name="_Toc227713239"/>
      <w:r>
        <w:rPr>
          <w:rFonts w:hint="eastAsia"/>
        </w:rPr>
        <w:t xml:space="preserve">3.6.1  </w:t>
      </w:r>
      <w:r>
        <w:t>失败检测。</w:t>
      </w:r>
      <w:bookmarkEnd w:id="33"/>
    </w:p>
    <w:p w14:paraId="7179DC59">
      <w:r>
        <w:t>系统在 Planner/Executor/Check 三个阶段分别引入失败检测点：Planner 阶段检测是否返回结构化计划；Executor 阶段检测 MCP 客户端是否初始化成功、工具列表是否获取成功、工具调用是否异常；Check 阶段检测 judge/score 是否满足阈值（例如 score≥80 视为通过）。</w:t>
      </w:r>
    </w:p>
    <w:p w14:paraId="6B073BDD">
      <w:r>
        <w:t xml:space="preserve"> </w:t>
      </w:r>
    </w:p>
    <w:p w14:paraId="5F6BEBD8">
      <w:pPr>
        <w:pStyle w:val="48"/>
        <w:spacing w:before="120" w:after="120"/>
      </w:pPr>
      <w:bookmarkStart w:id="34" w:name="_Toc227713240"/>
      <w:r>
        <w:rPr>
          <w:rFonts w:hint="eastAsia"/>
        </w:rPr>
        <w:t xml:space="preserve">3.6.2  </w:t>
      </w:r>
      <w:r>
        <w:t>失败定位。</w:t>
      </w:r>
      <w:bookmarkEnd w:id="34"/>
    </w:p>
    <w:p w14:paraId="0F907F1B">
      <w:r>
        <w:t>系统将每一步骤状态写入 steps，并将工具调用序列写入 tool_calls。这样在失败发生时，可以基于“阶段 + 工具名 + 输入输出”进行定位，而不是仅依赖最终自然语言文本。</w:t>
      </w:r>
    </w:p>
    <w:p w14:paraId="3568DEFD">
      <w:r>
        <w:t xml:space="preserve"> </w:t>
      </w:r>
    </w:p>
    <w:p w14:paraId="332D31E5">
      <w:pPr>
        <w:pStyle w:val="48"/>
        <w:spacing w:before="120" w:after="120"/>
      </w:pPr>
      <w:bookmarkStart w:id="35" w:name="_Toc227713241"/>
      <w:r>
        <w:rPr>
          <w:rFonts w:hint="eastAsia"/>
        </w:rPr>
        <w:t xml:space="preserve">3.6.3  </w:t>
      </w:r>
      <w:r>
        <w:t>恢复策略。</w:t>
      </w:r>
      <w:bookmarkEnd w:id="35"/>
    </w:p>
    <w:p w14:paraId="133F61E3">
      <w:r>
        <w:t>恢复策略以“回退到规划阶段并重新规划”为主，辅以“重试”“降级”“缩小任务范围”等提示。具体地，当 Check 判定不通过时，系统清理 ctx.plan 并回到 Planner 生成新计划；当达到最大步数限制时，系统输出友好提示，引导用户调整输入或提升上限。</w:t>
      </w:r>
    </w:p>
    <w:p w14:paraId="019AEA01">
      <w:r>
        <w:t xml:space="preserve"> </w:t>
      </w:r>
    </w:p>
    <w:p w14:paraId="2F0FE61B">
      <w:pPr>
        <w:pStyle w:val="46"/>
        <w:spacing w:before="120" w:after="120"/>
      </w:pPr>
      <w:bookmarkStart w:id="36" w:name="_Toc227713242"/>
      <w:r>
        <w:t>3.7 工具可信度与路由策略</w:t>
      </w:r>
      <w:bookmarkEnd w:id="36"/>
    </w:p>
    <w:p w14:paraId="0FFB6710">
      <w:r>
        <w:t>工具调用稳定性是智能体工程落地的关键瓶颈之一。本文原型系统引入“工具可信度更新”机制：校验阶段输出 tool_assessments（逐工具 micro_score/micro_judge），并将评估结果映射到具体 MCP 配置项，更新其可信度分数或状态。该机制使得系统能够在长期运行中逐步积累“哪些工具在什么场景下可靠”的经验，为后续的工具路由、默认排序与降级策略提供依据。</w:t>
      </w:r>
    </w:p>
    <w:p w14:paraId="3AAD9A35">
      <w:r>
        <w:t xml:space="preserve"> </w:t>
      </w:r>
    </w:p>
    <w:p w14:paraId="3101A6BA">
      <w:pPr>
        <w:pStyle w:val="46"/>
        <w:spacing w:before="120" w:after="120"/>
      </w:pPr>
      <w:bookmarkStart w:id="37" w:name="_Toc227713243"/>
      <w:r>
        <w:t>3.8 设计目标与原则</w:t>
      </w:r>
      <w:bookmarkEnd w:id="37"/>
    </w:p>
    <w:p w14:paraId="580B3E12">
      <w:r>
        <w:t>本文框架与系统实现遵循以下设计原则：</w:t>
      </w:r>
    </w:p>
    <w:p w14:paraId="2AF4B1BD">
      <w:pPr>
        <w:pStyle w:val="50"/>
        <w:numPr>
          <w:ilvl w:val="0"/>
          <w:numId w:val="2"/>
        </w:numPr>
        <w:spacing w:before="120" w:after="120"/>
      </w:pPr>
      <w:r>
        <w:t>可解释性：</w:t>
      </w:r>
    </w:p>
    <w:p w14:paraId="6312DF97">
      <w:r>
        <w:t>任何最终输出均尽量具备可回溯的中间轨迹；</w:t>
      </w:r>
    </w:p>
    <w:p w14:paraId="1BC8D6FB">
      <w:pPr>
        <w:pStyle w:val="50"/>
        <w:spacing w:before="120" w:after="120"/>
      </w:pPr>
      <w:r>
        <w:t>可审计性：</w:t>
      </w:r>
    </w:p>
    <w:p w14:paraId="2C7888A9">
      <w:r>
        <w:t>工具调用输入输出可被记录与回放，支持问题定位；</w:t>
      </w:r>
    </w:p>
    <w:p w14:paraId="0ADC4059">
      <w:pPr>
        <w:pStyle w:val="50"/>
        <w:spacing w:before="120" w:after="120"/>
      </w:pPr>
      <w:r>
        <w:t>可扩展性：</w:t>
      </w:r>
    </w:p>
    <w:p w14:paraId="359C6472">
      <w:r>
        <w:t>工具与检索策略可插拔，支持多源数据与多工具生态；</w:t>
      </w:r>
    </w:p>
    <w:p w14:paraId="207E6A3E">
      <w:pPr>
        <w:pStyle w:val="50"/>
        <w:spacing w:before="120" w:after="120"/>
      </w:pPr>
      <w:r>
        <w:t>可评测性：</w:t>
      </w:r>
    </w:p>
    <w:p w14:paraId="09251219">
      <w:r>
        <w:t>以结构化日志支持统一指标计算与回归对比；</w:t>
      </w:r>
    </w:p>
    <w:p w14:paraId="39F69ACD">
      <w:pPr>
        <w:pStyle w:val="50"/>
        <w:spacing w:before="120" w:after="120"/>
      </w:pPr>
      <w:r>
        <w:t>安全边界：</w:t>
      </w:r>
    </w:p>
    <w:p w14:paraId="27660A09">
      <w:r>
        <w:t xml:space="preserve">以多租户隔离、权限控制与敏感信息治理降低风险。  </w:t>
      </w:r>
    </w:p>
    <w:p w14:paraId="40605D7D">
      <w:r>
        <w:t xml:space="preserve"> </w:t>
      </w:r>
    </w:p>
    <w:p w14:paraId="2DAD1760"/>
    <w:p w14:paraId="4C19B8B5"/>
    <w:p w14:paraId="6DCDB8B2"/>
    <w:p w14:paraId="3BAB0854"/>
    <w:p w14:paraId="4D01B112"/>
    <w:p w14:paraId="048A0467"/>
    <w:p w14:paraId="153A248B"/>
    <w:p w14:paraId="664DB27A"/>
    <w:p w14:paraId="2C50EF8F"/>
    <w:p w14:paraId="4BEF5FBF">
      <w:pPr>
        <w:pStyle w:val="35"/>
        <w:spacing w:before="120" w:after="120"/>
      </w:pPr>
      <w:bookmarkStart w:id="38" w:name="_Toc227713244"/>
      <w:r>
        <w:t xml:space="preserve">4 </w:t>
      </w:r>
      <w:r>
        <w:rPr>
          <w:rFonts w:hint="eastAsia"/>
        </w:rPr>
        <w:t xml:space="preserve"> </w:t>
      </w:r>
      <w:r>
        <w:t>系统实现</w:t>
      </w:r>
      <w:bookmarkEnd w:id="38"/>
    </w:p>
    <w:p w14:paraId="5C9B12F0">
      <w:pPr>
        <w:pStyle w:val="46"/>
        <w:spacing w:before="120" w:after="120"/>
      </w:pPr>
      <w:bookmarkStart w:id="39" w:name="_Toc227713245"/>
      <w:r>
        <w:t>4.1 总体架构</w:t>
      </w:r>
      <w:bookmarkEnd w:id="39"/>
    </w:p>
    <w:p w14:paraId="443256E8">
      <w:r>
        <w:t>原型系统 Agentlz 采用前后端分离架构。后端以 FastAPI 提供统一 /v1 API，按“路由—服务—仓储”分层组织业务；前端基于 React-Admin 构建管理控制台，负责智能体配置、文档管理、测评与运行监控等交互。系统通过 WebSocket 实时推送执行进度与结果，通过消息队列异步消费长耗时任务（如测评、文件处理、索引构建），并结合数据库与缓存进行状态管理。</w:t>
      </w:r>
    </w:p>
    <w:p w14:paraId="10FD8CF3">
      <w:r>
        <w:t>从一次典型交互流程看，用户在前端提交任务后，后端进入链式工作流并通过 SSE 将过程事件持续推送给前端；当涉及耗时任务（例如测评与文档处理）时，系统将任务投递到消息队列，由后台消费者异步处理，并使用 WebSocket 推送进度。本设计同时兼顾了“面向交互的流式体验”和“面向吞吐的异步处理”。</w:t>
      </w:r>
    </w:p>
    <w:p w14:paraId="6A1500F2">
      <w:pPr>
        <w:pStyle w:val="46"/>
        <w:spacing w:before="120" w:after="120"/>
      </w:pPr>
      <w:bookmarkStart w:id="40" w:name="_Toc227713246"/>
      <w:r>
        <w:t>4.2 后端实现（FastAPI）</w:t>
      </w:r>
      <w:bookmarkEnd w:id="40"/>
    </w:p>
    <w:p w14:paraId="4E2C7D0A">
      <w:r>
        <w:t>后端实现要点如下：</w:t>
      </w:r>
    </w:p>
    <w:p w14:paraId="2B676202">
      <w:pPr>
        <w:pStyle w:val="50"/>
        <w:numPr>
          <w:ilvl w:val="0"/>
          <w:numId w:val="3"/>
        </w:numPr>
        <w:spacing w:before="120" w:after="120"/>
      </w:pPr>
      <w:r>
        <w:t>路由层</w:t>
      </w:r>
    </w:p>
    <w:p w14:paraId="17BBEF51">
      <w:r>
        <w:t>按领域拆分路由模块（如 auth、agent、chain、document、evaluation、mcp、uploads、ws 等），并在应用入口统一挂载；</w:t>
      </w:r>
    </w:p>
    <w:p w14:paraId="32D45088">
      <w:pPr>
        <w:pStyle w:val="50"/>
        <w:spacing w:before="120" w:after="120"/>
      </w:pPr>
      <w:r>
        <w:t>服务层</w:t>
      </w:r>
    </w:p>
    <w:p w14:paraId="28AEA605">
      <w:r>
        <w:t>封装核心业务逻辑与跨模块协作（如智能体编排、RAG 文档处理、测评调度、缓存与队列交互）；</w:t>
      </w:r>
    </w:p>
    <w:p w14:paraId="2E80D4F5">
      <w:pPr>
        <w:pStyle w:val="50"/>
        <w:spacing w:before="120" w:after="120"/>
      </w:pPr>
      <w:r>
        <w:t>仓储层</w:t>
      </w:r>
    </w:p>
    <w:p w14:paraId="17640A3B">
      <w:r>
        <w:t>面向数据库表的 CRUD 与查询封装，统一承载多租户隔离条件与分页排序逻辑；</w:t>
      </w:r>
    </w:p>
    <w:p w14:paraId="543E8EE0">
      <w:pPr>
        <w:pStyle w:val="50"/>
        <w:spacing w:before="120" w:after="120"/>
      </w:pPr>
      <w:r>
        <w:t>异常与响应</w:t>
      </w:r>
    </w:p>
    <w:p w14:paraId="40CD3A45">
      <w:r>
        <w:t>统一返回结构，区分参数校验错误与服务内部错误，保证接口合同稳定；</w:t>
      </w:r>
    </w:p>
    <w:p w14:paraId="111A9427">
      <w:pPr>
        <w:pStyle w:val="50"/>
        <w:spacing w:before="120" w:after="120"/>
      </w:pPr>
      <w:r>
        <w:t>外部服务</w:t>
      </w:r>
    </w:p>
    <w:p w14:paraId="42D2265F">
      <w:r>
        <w:t xml:space="preserve">封装数据库、对象存储、向量库、消息队列等连接管理，支持启动/关闭的生命周期治理。  </w:t>
      </w:r>
    </w:p>
    <w:p w14:paraId="1316D7EA">
      <w:r>
        <w:t xml:space="preserve"> </w:t>
      </w:r>
    </w:p>
    <w:p w14:paraId="6E65F7D5">
      <w:pPr>
        <w:pStyle w:val="48"/>
        <w:spacing w:before="120" w:after="120"/>
      </w:pPr>
      <w:bookmarkStart w:id="41" w:name="_Toc227713247"/>
      <w:r>
        <w:t>4.2.1 统一响应体与异常处理</w:t>
      </w:r>
      <w:bookmarkEnd w:id="41"/>
    </w:p>
    <w:p w14:paraId="58E19FB0">
      <w:r>
        <w:t>为保证前后端联调稳定性，系统采用统一响应结构 Result，成功与失败均以一致的字段组织数据；同时在应用入口处注册 HTTPException、参数校验异常与通用异常的处理器，避免未捕获异常导致前端难以识别错误类型。在工程实践中，统一响应体与统一异常处理能够显著降低接口变更对前端的影响，并提升问题定位效率。</w:t>
      </w:r>
    </w:p>
    <w:p w14:paraId="62B7FFC6"/>
    <w:p w14:paraId="47DC2ACB">
      <w:pPr>
        <w:pStyle w:val="48"/>
        <w:spacing w:before="120" w:after="120"/>
      </w:pPr>
      <w:bookmarkStart w:id="42" w:name="_Toc227713248"/>
      <w:r>
        <w:t>4.2.2 SSE 流式链路接口设计</w:t>
      </w:r>
      <w:bookmarkEnd w:id="42"/>
    </w:p>
    <w:p w14:paraId="098D90D0">
      <w:r>
        <w:t>系统提供基于 SSE（Server-Sent Events）的流式接口，用于前端实时展示 Planner/Executor/Check 的过程事件。接口以 /v1/chat 形式对外暴露，前端可以按照事件类型增量渲染不同内容区。事件类型设计遵循“阶段事件 + 内容事件”的原则，典型包括：</w:t>
      </w:r>
    </w:p>
    <w:p w14:paraId="7AA82397">
      <w:r>
        <w:t>chain.step：指示当前阶段（planner/executor/check）；</w:t>
      </w:r>
    </w:p>
    <w:p w14:paraId="01C8DDBD">
      <w:r>
        <w:t>planner.plan：返回结构化计划（WorkflowPlan）；</w:t>
      </w:r>
    </w:p>
    <w:p w14:paraId="775F736C">
      <w:r>
        <w:t>call.start/call.end：单次工具调用开始/结束（ToolCall）；</w:t>
      </w:r>
    </w:p>
    <w:p w14:paraId="38D9D72F">
      <w:r>
        <w:t>check.summary：校验结果摘要（CheckOutput）；</w:t>
      </w:r>
    </w:p>
    <w:p w14:paraId="1C828F12">
      <w:r>
        <w:t>final：最终输出。</w:t>
      </w:r>
    </w:p>
    <w:p w14:paraId="64627BBF">
      <w:r>
        <w:t>这种事件分层设计有利于将“过程可视化”与“最终结果展示”解耦，提升交互透明度。</w:t>
      </w:r>
    </w:p>
    <w:p w14:paraId="31322B99"/>
    <w:p w14:paraId="6CBF64EC">
      <w:pPr>
        <w:pStyle w:val="48"/>
        <w:spacing w:before="120" w:after="120"/>
      </w:pPr>
      <w:bookmarkStart w:id="43" w:name="_Toc227713249"/>
      <w:r>
        <w:t>4.2.3 责任链执行与步数上限控制</w:t>
      </w:r>
      <w:bookmarkEnd w:id="43"/>
    </w:p>
    <w:p w14:paraId="058F917F">
      <w:r>
        <w:t>链式工作流以责任链模式组织：从 Root 节点启动后，依次进入 Planner、Executor 与 Check。系统支持最大步数限制（max_steps），并设置硬上限（hard_limit）防止滥用造成资源占用。当达到最大步数时，系统以兜底文本提示用户缩小任务或调整上限，避免“无限循环规划—执行—校验”的风险。</w:t>
      </w:r>
    </w:p>
    <w:p w14:paraId="6FCD6E01">
      <w:r>
        <w:t xml:space="preserve"> </w:t>
      </w:r>
    </w:p>
    <w:p w14:paraId="37021765">
      <w:pPr>
        <w:pStyle w:val="48"/>
        <w:spacing w:before="120" w:after="120"/>
      </w:pPr>
      <w:bookmarkStart w:id="44" w:name="_Toc227713250"/>
      <w:r>
        <w:t>4.2.4 WebSocket 会话管理与主题发布</w:t>
      </w:r>
      <w:bookmarkEnd w:id="44"/>
    </w:p>
    <w:p w14:paraId="6648616B">
      <w:r>
        <w:t>系统实现了轻量级 WebSocket 连接管理器，用于维护“连接—用户—租户”的映射，并支持基于 topic 的订阅发布。该机制适用于推送长耗时任务的进度（例如测评运行、上传处理、批量解析），避免前端频繁轮询带来的资源浪费。工程上采用“按用户推送（send_to_user）+ 按主题推送（publish）”两种路径，可兼顾个体通知与广播场景。</w:t>
      </w:r>
    </w:p>
    <w:p w14:paraId="01CE3D03">
      <w:r>
        <w:t xml:space="preserve"> </w:t>
      </w:r>
    </w:p>
    <w:p w14:paraId="60074839">
      <w:pPr>
        <w:pStyle w:val="46"/>
        <w:spacing w:before="120" w:after="120"/>
      </w:pPr>
      <w:bookmarkStart w:id="45" w:name="_Toc227713251"/>
      <w:r>
        <w:t>4.3 智能体编排与工具系统</w:t>
      </w:r>
      <w:bookmarkEnd w:id="45"/>
    </w:p>
    <w:p w14:paraId="126A8C07">
      <w:r>
        <w:t>系统将提示词模板、数据结构与执行逻辑解耦：提示词按 agent 类型分类管理；请求/响应结构由 Pydantic schema 统一约束；工具以轻量适配器形式暴露能力，并通过路由策略选择使用。智能体执行过程产生可回溯轨迹，用于评测、审计与问题定位。</w:t>
      </w:r>
    </w:p>
    <w:p w14:paraId="1C8AA071">
      <w:r>
        <w:t xml:space="preserve"> </w:t>
      </w:r>
    </w:p>
    <w:p w14:paraId="0D39D5DD">
      <w:pPr>
        <w:pStyle w:val="48"/>
        <w:spacing w:before="120" w:after="120"/>
      </w:pPr>
      <w:bookmarkStart w:id="46" w:name="_Toc227713252"/>
      <w:r>
        <w:t>4.3.1 Planner 实现：结构化计划生成</w:t>
      </w:r>
      <w:bookmarkEnd w:id="46"/>
    </w:p>
    <w:p w14:paraId="7ECE2558">
      <w:r>
        <w:t>Planner 阶段的目标是</w:t>
      </w:r>
      <w:r>
        <w:rPr>
          <w:rFonts w:hint="eastAsia"/>
        </w:rPr>
        <w:t>想</w:t>
      </w:r>
      <w:r>
        <w:t>将用户自然语言目标转为可执行计划。系统通过系统提示词约束 Planner 输出结构化计划（WorkflowPlan），并为 Planner 注册“按关键词检索 MCP 配置”的工具，使其能够根据用户意图选择合适的工具链。为了保证工程可用性，当模型不可用或未返回结构化计划时，Planner 会返回兜底计划并写明失败原因，避免链路直接崩溃。</w:t>
      </w:r>
    </w:p>
    <w:p w14:paraId="457BABA9">
      <w:r>
        <w:t xml:space="preserve"> </w:t>
      </w:r>
    </w:p>
    <w:p w14:paraId="347554A0">
      <w:pPr>
        <w:pStyle w:val="48"/>
        <w:spacing w:before="120" w:after="120"/>
      </w:pPr>
      <w:bookmarkStart w:id="47" w:name="_Toc227713253"/>
      <w:r>
        <w:t>4.3.2 Executor 实现：多 MCP 工具接入与日志采集</w:t>
      </w:r>
      <w:bookmarkEnd w:id="47"/>
    </w:p>
    <w:p w14:paraId="143C5CFD">
      <w:r>
        <w:t>Executor 阶段根据 Planner 计划装配 MCP 工具集，并支持 stdio/http/sse 等多种传输方式。执行过程中，系统通过回调拦截器采集工具调用日志：在工具调用开始时推送 call.start 事件，在工具调用结束时推送 call.end 事件，并将输入输出结构化保存。该机制既提高了前端过程展示能力，也为离线评测提供了可计算的数据基础。</w:t>
      </w:r>
    </w:p>
    <w:p w14:paraId="6AC807BC">
      <w:r>
        <w:t xml:space="preserve"> </w:t>
      </w:r>
    </w:p>
    <w:p w14:paraId="16DDAF7C">
      <w:pPr>
        <w:pStyle w:val="48"/>
        <w:spacing w:before="120" w:after="120"/>
      </w:pPr>
      <w:bookmarkStart w:id="48" w:name="_Toc227713254"/>
      <w:r>
        <w:t>4.3.3 Check 实现：结构化评审与回退控制</w:t>
      </w:r>
      <w:bookmarkEnd w:id="48"/>
    </w:p>
    <w:p w14:paraId="51A1E902">
      <w:r>
        <w:t>Check 阶段将“目标信息（Object）”与“事实信息（Fact）”拼接，并附带工具调用日志 JSON，交由校验 Agent 输出 CheckOutput。系统统一用 judge 或 score（阈值 80）判定是否通过；未通过时清空旧计划并回退到 Planner 重新规划。该策略相比“单次执行直接返回”更适合复杂任务，可提升最终达成率并减少明显错误的输出。</w:t>
      </w:r>
    </w:p>
    <w:p w14:paraId="4B74DE13">
      <w:r>
        <w:t xml:space="preserve"> </w:t>
      </w:r>
    </w:p>
    <w:p w14:paraId="5D784B67">
      <w:pPr>
        <w:pStyle w:val="46"/>
        <w:numPr>
          <w:ilvl w:val="1"/>
          <w:numId w:val="4"/>
        </w:numPr>
        <w:spacing w:before="120" w:after="120"/>
        <w:rPr>
          <w:bCs/>
        </w:rPr>
      </w:pPr>
      <w:bookmarkStart w:id="49" w:name="_Toc227713255"/>
      <w:r>
        <w:t>检索增强链路实现</w:t>
      </w:r>
      <w:bookmarkEnd w:id="49"/>
      <w:r>
        <w:rPr>
          <w:bCs/>
        </w:rPr>
        <w:t xml:space="preserve"> </w:t>
      </w:r>
    </w:p>
    <w:p w14:paraId="48E1C29E">
      <w:r>
        <w:t>RAG 模块的技术选型遵循"召回优先、生成兜底"的原则，在文档生命周期各阶段采用如下实现方案：</w:t>
      </w:r>
    </w:p>
    <w:p w14:paraId="3B1A7484">
      <w:pPr>
        <w:pStyle w:val="50"/>
        <w:numPr>
          <w:ilvl w:val="0"/>
          <w:numId w:val="5"/>
        </w:numPr>
        <w:spacing w:before="120" w:after="120"/>
        <w:rPr>
          <w:rFonts w:hint="eastAsia"/>
        </w:rPr>
      </w:pPr>
      <w:r>
        <w:t>上传与解析</w:t>
      </w:r>
    </w:p>
    <w:p w14:paraId="00133E71">
      <w:pPr>
        <w:ind w:left="480" w:firstLine="0" w:firstLineChars="0"/>
      </w:pPr>
      <w:r>
        <w:t>后端接收文件后，依据 MIME 类型分发解析器。PDF 采用 PyMuPDF 提取文本与坐标信息，保留页码用于溯源；Office 文档通过 python-docx 与 openpyxl 解析，表格内容转换为 Markdown 管道符格式以维持结构；纯文本直接读取。解析产物经过去重与编码归一化（统一为 UTF-8）后进入切分阶段。</w:t>
      </w:r>
    </w:p>
    <w:p w14:paraId="0B4DBC85">
      <w:pPr>
        <w:pStyle w:val="50"/>
        <w:spacing w:before="120" w:after="120"/>
        <w:rPr>
          <w:rFonts w:hint="eastAsia"/>
        </w:rPr>
      </w:pPr>
      <w:r>
        <w:t>切分与嵌入</w:t>
      </w:r>
    </w:p>
    <w:p w14:paraId="7D4F1AF6">
      <w:r>
        <w:t>采用递归字符切分策略（RecursiveCharacterTextSplitter），分隔符优先级为段落符（\n\n）→ 换行符（\n）→ 句号（。/ .）→ 空字符，块大小（chunk_size）设为 512 字符，重叠（overlap）设为 64 字符，以保证语义连续性。嵌入模型选用 BAAI/bge-large-zh-v1.5（1024 维），通过 sentence-transformers` 加载，向量相似度采用余弦距离（cosine similarity）。</w:t>
      </w:r>
    </w:p>
    <w:p w14:paraId="3BF0B400">
      <w:pPr>
        <w:pStyle w:val="50"/>
        <w:spacing w:before="120" w:after="120"/>
        <w:rPr>
          <w:rFonts w:hint="eastAsia"/>
        </w:rPr>
      </w:pPr>
      <w:r>
        <w:t>索引与检索</w:t>
      </w:r>
    </w:p>
    <w:p w14:paraId="6AF199B7">
      <w:pPr>
        <w:rPr>
          <w:rFonts w:hint="eastAsia"/>
        </w:rPr>
      </w:pPr>
      <w:r>
        <w:t>向量索引采用 pgvector 扩展（PostgreSQL 1</w:t>
      </w:r>
      <w:r>
        <w:rPr>
          <w:rFonts w:hint="eastAsia"/>
        </w:rPr>
        <w:t>6</w:t>
      </w:r>
      <w:r>
        <w:t>），向量维度 1024，相似度检索使用 &lt;=&gt; 运算符（余弦距离）。除向量召回外，系统并行执行 BM25 词项匹配，采用 rank-bm25 库基于jieba分词构建稀疏索引，默认召回 Top-10。两路结果通过 RRF（Reciprocal Rank Fusion）融合，k 值取 60，最终取 Top-5 送入生成阶段。</w:t>
      </w:r>
    </w:p>
    <w:p w14:paraId="51A2DF84">
      <w:r>
        <w:t xml:space="preserve"> </w:t>
      </w:r>
    </w:p>
    <w:p w14:paraId="7065A34A">
      <w:pPr>
        <w:pStyle w:val="48"/>
        <w:spacing w:before="120" w:after="120"/>
      </w:pPr>
      <w:bookmarkStart w:id="50" w:name="_Toc227713256"/>
      <w:r>
        <w:t>4.4.1 多链路召回与融合重排</w:t>
      </w:r>
      <w:bookmarkEnd w:id="50"/>
    </w:p>
    <w:p w14:paraId="06365402">
      <w:r>
        <w:t>在实际检索中，仅依赖单一向量召回容易出现“语义近但事实不相关”或“关键词命中强但语义不够”的问题。为此，系统引入多链路召回：一方面使用向量相似度召回候选块；另一方面使用 BM25 等词项匹配召回候选块；必要时再进行融合重排（rerank），得到最终 Top-K 上下文片段。该策略在中文企业文档场景下更稳健，尤其适用于术语密集、格式化内容较多的材料。</w:t>
      </w:r>
    </w:p>
    <w:p w14:paraId="6D418998">
      <w:r>
        <w:t xml:space="preserve"> </w:t>
      </w:r>
    </w:p>
    <w:p w14:paraId="06488741">
      <w:pPr>
        <w:pStyle w:val="48"/>
        <w:spacing w:before="120" w:after="120"/>
      </w:pPr>
      <w:bookmarkStart w:id="51" w:name="_Toc227713257"/>
      <w:r>
        <w:t>4.4.2 查询改写与上下文组装</w:t>
      </w:r>
      <w:bookmarkEnd w:id="51"/>
    </w:p>
    <w:p w14:paraId="277985FB">
      <w:r>
        <w:t>为提升召回质量，系统可以先对用户输入进行查询改写，得到多个子查询短句，再分别召回并融合。随后对召回结果进行去重、排序与裁剪，组装为最终可注入模型的上下文。工程上通过“限制词条数量”“限制最终 Top-K”控制上下文规模，避免长上下文导致的成本与遗忘问题。</w:t>
      </w:r>
    </w:p>
    <w:p w14:paraId="63C9095E">
      <w:pPr>
        <w:pStyle w:val="48"/>
        <w:spacing w:before="120" w:after="120"/>
      </w:pPr>
      <w:bookmarkStart w:id="52" w:name="_Toc227713258"/>
      <w:r>
        <w:rPr>
          <w:rFonts w:hint="eastAsia"/>
        </w:rPr>
        <w:t xml:space="preserve">4.4.3 </w:t>
      </w:r>
      <w:r>
        <w:t>召回性能基线与策略对比</w:t>
      </w:r>
      <w:bookmarkEnd w:id="52"/>
    </w:p>
    <w:p w14:paraId="52039144">
      <w:r>
        <w:t>为验证多链路召回的有效性，在内部测试集（50 条企业文档问答对）上对比不同召回策略的命中率。测试集覆盖事实检索（40%）、数值比对（30%）与多文档综合（30%）三类问题。</w:t>
      </w:r>
    </w:p>
    <w:p w14:paraId="4FAF1DF4">
      <w:pPr>
        <w:pStyle w:val="52"/>
        <w:spacing w:before="120" w:after="120"/>
      </w:pPr>
      <w:r>
        <w:t>表 4.1 召回策略对比（测试集 50 条）</w:t>
      </w:r>
    </w:p>
    <w:tbl>
      <w:tblPr>
        <w:tblStyle w:val="6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12"/>
        <w:gridCol w:w="1812"/>
        <w:gridCol w:w="1812"/>
        <w:gridCol w:w="1813"/>
      </w:tblGrid>
      <w:tr w14:paraId="473550B4">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12" w:type="dxa"/>
            <w:tcBorders>
              <w:bottom w:val="nil"/>
            </w:tcBorders>
          </w:tcPr>
          <w:p w14:paraId="1C562EB4">
            <w:pPr>
              <w:ind w:firstLine="0" w:firstLineChars="0"/>
              <w:jc w:val="center"/>
              <w:rPr>
                <w:rStyle w:val="56"/>
                <w:b/>
                <w:bCs w:val="0"/>
              </w:rPr>
            </w:pPr>
            <w:r>
              <w:rPr>
                <w:rStyle w:val="56"/>
                <w:b/>
                <w:bCs w:val="0"/>
              </w:rPr>
              <w:t>策略</w:t>
            </w:r>
          </w:p>
        </w:tc>
        <w:tc>
          <w:tcPr>
            <w:tcW w:w="1812" w:type="dxa"/>
            <w:tcBorders>
              <w:bottom w:val="nil"/>
            </w:tcBorders>
          </w:tcPr>
          <w:p w14:paraId="314A73E0">
            <w:pPr>
              <w:ind w:firstLine="0" w:firstLineChars="0"/>
              <w:jc w:val="center"/>
              <w:rPr>
                <w:rStyle w:val="56"/>
                <w:b/>
                <w:bCs w:val="0"/>
              </w:rPr>
            </w:pPr>
            <w:r>
              <w:rPr>
                <w:rStyle w:val="56"/>
                <w:b/>
                <w:bCs w:val="0"/>
              </w:rPr>
              <w:t>Top-5 命中率</w:t>
            </w:r>
          </w:p>
        </w:tc>
        <w:tc>
          <w:tcPr>
            <w:tcW w:w="1812" w:type="dxa"/>
            <w:tcBorders>
              <w:bottom w:val="nil"/>
            </w:tcBorders>
          </w:tcPr>
          <w:p w14:paraId="104C32F7">
            <w:pPr>
              <w:ind w:firstLine="0" w:firstLineChars="0"/>
              <w:jc w:val="center"/>
              <w:rPr>
                <w:rStyle w:val="56"/>
                <w:b/>
                <w:bCs w:val="0"/>
              </w:rPr>
            </w:pPr>
            <w:r>
              <w:rPr>
                <w:rStyle w:val="56"/>
                <w:b/>
                <w:bCs w:val="0"/>
              </w:rPr>
              <w:t>平均召回数</w:t>
            </w:r>
          </w:p>
        </w:tc>
        <w:tc>
          <w:tcPr>
            <w:tcW w:w="1812" w:type="dxa"/>
            <w:tcBorders>
              <w:bottom w:val="nil"/>
            </w:tcBorders>
          </w:tcPr>
          <w:p w14:paraId="564BF85C">
            <w:pPr>
              <w:ind w:firstLine="0" w:firstLineChars="0"/>
              <w:jc w:val="center"/>
              <w:rPr>
                <w:rStyle w:val="56"/>
                <w:b/>
                <w:bCs w:val="0"/>
              </w:rPr>
            </w:pPr>
            <w:r>
              <w:rPr>
                <w:rStyle w:val="56"/>
                <w:b/>
                <w:bCs w:val="0"/>
              </w:rPr>
              <w:t>首条相关平均位次</w:t>
            </w:r>
          </w:p>
        </w:tc>
        <w:tc>
          <w:tcPr>
            <w:tcW w:w="1813" w:type="dxa"/>
            <w:tcBorders>
              <w:bottom w:val="nil"/>
            </w:tcBorders>
          </w:tcPr>
          <w:p w14:paraId="3B83B7F7">
            <w:pPr>
              <w:ind w:firstLine="0" w:firstLineChars="0"/>
              <w:jc w:val="center"/>
              <w:rPr>
                <w:rStyle w:val="56"/>
                <w:b/>
                <w:bCs w:val="0"/>
              </w:rPr>
            </w:pPr>
            <w:r>
              <w:rPr>
                <w:rStyle w:val="56"/>
                <w:b/>
                <w:bCs w:val="0"/>
              </w:rPr>
              <w:t>备注</w:t>
            </w:r>
          </w:p>
        </w:tc>
      </w:tr>
      <w:tr w14:paraId="58567E4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12" w:type="dxa"/>
            <w:tcBorders>
              <w:top w:val="nil"/>
              <w:bottom w:val="nil"/>
            </w:tcBorders>
          </w:tcPr>
          <w:p w14:paraId="6365D84A">
            <w:pPr>
              <w:ind w:firstLine="0" w:firstLineChars="0"/>
              <w:jc w:val="center"/>
              <w:rPr>
                <w:rStyle w:val="56"/>
                <w:b/>
                <w:bCs w:val="0"/>
              </w:rPr>
            </w:pPr>
            <w:r>
              <w:rPr>
                <w:rStyle w:val="56"/>
                <w:b/>
                <w:bCs w:val="0"/>
              </w:rPr>
              <w:t>纯向量召回</w:t>
            </w:r>
          </w:p>
        </w:tc>
        <w:tc>
          <w:tcPr>
            <w:tcW w:w="1812" w:type="dxa"/>
            <w:tcBorders>
              <w:top w:val="nil"/>
              <w:bottom w:val="nil"/>
            </w:tcBorders>
          </w:tcPr>
          <w:p w14:paraId="552772FC">
            <w:pPr>
              <w:ind w:firstLine="0" w:firstLineChars="0"/>
              <w:jc w:val="center"/>
              <w:rPr>
                <w:rStyle w:val="56"/>
              </w:rPr>
            </w:pPr>
            <w:r>
              <w:rPr>
                <w:rStyle w:val="56"/>
              </w:rPr>
              <w:t>68%</w:t>
            </w:r>
          </w:p>
        </w:tc>
        <w:tc>
          <w:tcPr>
            <w:tcW w:w="1812" w:type="dxa"/>
            <w:tcBorders>
              <w:top w:val="nil"/>
              <w:bottom w:val="nil"/>
            </w:tcBorders>
          </w:tcPr>
          <w:p w14:paraId="65732129">
            <w:pPr>
              <w:ind w:firstLine="0" w:firstLineChars="0"/>
              <w:jc w:val="center"/>
              <w:rPr>
                <w:rStyle w:val="56"/>
              </w:rPr>
            </w:pPr>
            <w:r>
              <w:rPr>
                <w:rStyle w:val="56"/>
              </w:rPr>
              <w:t>5.0</w:t>
            </w:r>
          </w:p>
        </w:tc>
        <w:tc>
          <w:tcPr>
            <w:tcW w:w="1812" w:type="dxa"/>
            <w:tcBorders>
              <w:top w:val="nil"/>
              <w:bottom w:val="nil"/>
            </w:tcBorders>
          </w:tcPr>
          <w:p w14:paraId="0CCC0627">
            <w:pPr>
              <w:ind w:firstLine="0" w:firstLineChars="0"/>
              <w:jc w:val="center"/>
              <w:rPr>
                <w:rStyle w:val="56"/>
              </w:rPr>
            </w:pPr>
            <w:r>
              <w:rPr>
                <w:rStyle w:val="56"/>
              </w:rPr>
              <w:t>2.3</w:t>
            </w:r>
          </w:p>
        </w:tc>
        <w:tc>
          <w:tcPr>
            <w:tcW w:w="1813" w:type="dxa"/>
            <w:tcBorders>
              <w:top w:val="nil"/>
              <w:bottom w:val="nil"/>
            </w:tcBorders>
          </w:tcPr>
          <w:p w14:paraId="0A14BAFF">
            <w:pPr>
              <w:ind w:firstLine="0" w:firstLineChars="0"/>
              <w:jc w:val="center"/>
              <w:rPr>
                <w:rStyle w:val="56"/>
              </w:rPr>
            </w:pPr>
            <w:r>
              <w:rPr>
                <w:rStyle w:val="56"/>
              </w:rPr>
              <w:t>语义相近但术语不匹配时失效</w:t>
            </w:r>
          </w:p>
        </w:tc>
      </w:tr>
      <w:tr w14:paraId="19877B8F">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12" w:type="dxa"/>
          </w:tcPr>
          <w:p w14:paraId="09379276">
            <w:pPr>
              <w:ind w:firstLine="0" w:firstLineChars="0"/>
              <w:jc w:val="center"/>
              <w:rPr>
                <w:rStyle w:val="56"/>
                <w:b/>
                <w:bCs w:val="0"/>
              </w:rPr>
            </w:pPr>
            <w:r>
              <w:rPr>
                <w:rStyle w:val="56"/>
                <w:b/>
                <w:bCs w:val="0"/>
              </w:rPr>
              <w:t>纯BM25召回</w:t>
            </w:r>
          </w:p>
        </w:tc>
        <w:tc>
          <w:tcPr>
            <w:tcW w:w="1812" w:type="dxa"/>
          </w:tcPr>
          <w:p w14:paraId="33FA6779">
            <w:pPr>
              <w:ind w:firstLine="0" w:firstLineChars="0"/>
              <w:jc w:val="center"/>
              <w:rPr>
                <w:rStyle w:val="56"/>
              </w:rPr>
            </w:pPr>
            <w:r>
              <w:rPr>
                <w:rStyle w:val="56"/>
              </w:rPr>
              <w:t>54%</w:t>
            </w:r>
          </w:p>
        </w:tc>
        <w:tc>
          <w:tcPr>
            <w:tcW w:w="1812" w:type="dxa"/>
          </w:tcPr>
          <w:p w14:paraId="2860660C">
            <w:pPr>
              <w:ind w:firstLine="0" w:firstLineChars="0"/>
              <w:jc w:val="center"/>
              <w:rPr>
                <w:rStyle w:val="56"/>
              </w:rPr>
            </w:pPr>
            <w:r>
              <w:rPr>
                <w:rStyle w:val="56"/>
              </w:rPr>
              <w:t>5.0</w:t>
            </w:r>
          </w:p>
        </w:tc>
        <w:tc>
          <w:tcPr>
            <w:tcW w:w="1812" w:type="dxa"/>
          </w:tcPr>
          <w:p w14:paraId="1537B314">
            <w:pPr>
              <w:ind w:firstLine="0" w:firstLineChars="0"/>
              <w:jc w:val="center"/>
              <w:rPr>
                <w:rStyle w:val="56"/>
              </w:rPr>
            </w:pPr>
            <w:r>
              <w:rPr>
                <w:rStyle w:val="56"/>
              </w:rPr>
              <w:t>3.1</w:t>
            </w:r>
          </w:p>
        </w:tc>
        <w:tc>
          <w:tcPr>
            <w:tcW w:w="1813" w:type="dxa"/>
          </w:tcPr>
          <w:p w14:paraId="14DDBC24">
            <w:pPr>
              <w:ind w:firstLine="0" w:firstLineChars="0"/>
              <w:jc w:val="center"/>
              <w:rPr>
                <w:rStyle w:val="56"/>
              </w:rPr>
            </w:pPr>
            <w:r>
              <w:rPr>
                <w:rStyle w:val="56"/>
              </w:rPr>
              <w:t>关键词命中强但语义泛化弱</w:t>
            </w:r>
          </w:p>
        </w:tc>
      </w:tr>
      <w:tr w14:paraId="2B67A988">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12" w:type="dxa"/>
            <w:tcBorders>
              <w:top w:val="nil"/>
              <w:bottom w:val="nil"/>
            </w:tcBorders>
          </w:tcPr>
          <w:p w14:paraId="7D9BE58D">
            <w:pPr>
              <w:ind w:firstLine="0" w:firstLineChars="0"/>
              <w:jc w:val="center"/>
              <w:rPr>
                <w:rStyle w:val="56"/>
                <w:b/>
                <w:bCs w:val="0"/>
              </w:rPr>
            </w:pPr>
            <w:r>
              <w:rPr>
                <w:rStyle w:val="56"/>
                <w:b/>
                <w:bCs w:val="0"/>
              </w:rPr>
              <w:t>向量+BM25融合(RRF)</w:t>
            </w:r>
          </w:p>
        </w:tc>
        <w:tc>
          <w:tcPr>
            <w:tcW w:w="1812" w:type="dxa"/>
            <w:tcBorders>
              <w:top w:val="nil"/>
              <w:bottom w:val="nil"/>
            </w:tcBorders>
          </w:tcPr>
          <w:p w14:paraId="60C252CC">
            <w:pPr>
              <w:ind w:firstLine="0" w:firstLineChars="0"/>
              <w:jc w:val="center"/>
              <w:rPr>
                <w:rStyle w:val="56"/>
              </w:rPr>
            </w:pPr>
            <w:r>
              <w:rPr>
                <w:rStyle w:val="56"/>
              </w:rPr>
              <w:t>82%</w:t>
            </w:r>
          </w:p>
        </w:tc>
        <w:tc>
          <w:tcPr>
            <w:tcW w:w="1812" w:type="dxa"/>
            <w:tcBorders>
              <w:top w:val="nil"/>
              <w:bottom w:val="nil"/>
            </w:tcBorders>
          </w:tcPr>
          <w:p w14:paraId="19EF50A0">
            <w:pPr>
              <w:ind w:firstLine="0" w:firstLineChars="0"/>
              <w:jc w:val="center"/>
              <w:rPr>
                <w:rStyle w:val="56"/>
              </w:rPr>
            </w:pPr>
            <w:r>
              <w:rPr>
                <w:rStyle w:val="56"/>
              </w:rPr>
              <w:t>5.0</w:t>
            </w:r>
          </w:p>
        </w:tc>
        <w:tc>
          <w:tcPr>
            <w:tcW w:w="1812" w:type="dxa"/>
            <w:tcBorders>
              <w:top w:val="nil"/>
              <w:bottom w:val="nil"/>
            </w:tcBorders>
          </w:tcPr>
          <w:p w14:paraId="0CF4CEEA">
            <w:pPr>
              <w:ind w:firstLine="0" w:firstLineChars="0"/>
              <w:jc w:val="center"/>
              <w:rPr>
                <w:rStyle w:val="56"/>
              </w:rPr>
            </w:pPr>
            <w:r>
              <w:rPr>
                <w:rStyle w:val="56"/>
              </w:rPr>
              <w:t>1.8</w:t>
            </w:r>
          </w:p>
        </w:tc>
        <w:tc>
          <w:tcPr>
            <w:tcW w:w="1813" w:type="dxa"/>
            <w:tcBorders>
              <w:top w:val="nil"/>
              <w:bottom w:val="nil"/>
            </w:tcBorders>
          </w:tcPr>
          <w:p w14:paraId="26B290BF">
            <w:pPr>
              <w:ind w:firstLine="0" w:firstLineChars="0"/>
              <w:jc w:val="center"/>
              <w:rPr>
                <w:rStyle w:val="56"/>
              </w:rPr>
            </w:pPr>
            <w:r>
              <w:rPr>
                <w:rStyle w:val="56"/>
              </w:rPr>
              <w:t>兼顾语义与词项匹配</w:t>
            </w:r>
          </w:p>
        </w:tc>
      </w:tr>
      <w:tr w14:paraId="204D4D94">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12" w:type="dxa"/>
          </w:tcPr>
          <w:p w14:paraId="42DF9E72">
            <w:pPr>
              <w:ind w:firstLine="0" w:firstLineChars="0"/>
              <w:jc w:val="center"/>
              <w:rPr>
                <w:rStyle w:val="56"/>
                <w:b/>
                <w:bCs w:val="0"/>
              </w:rPr>
            </w:pPr>
            <w:r>
              <w:rPr>
                <w:rStyle w:val="56"/>
                <w:b/>
                <w:bCs w:val="0"/>
              </w:rPr>
              <w:t>融合+查询改写</w:t>
            </w:r>
          </w:p>
        </w:tc>
        <w:tc>
          <w:tcPr>
            <w:tcW w:w="1812" w:type="dxa"/>
          </w:tcPr>
          <w:p w14:paraId="17CE65AA">
            <w:pPr>
              <w:ind w:firstLine="0" w:firstLineChars="0"/>
              <w:jc w:val="center"/>
              <w:rPr>
                <w:rStyle w:val="56"/>
              </w:rPr>
            </w:pPr>
            <w:r>
              <w:rPr>
                <w:rStyle w:val="56"/>
              </w:rPr>
              <w:t>88%</w:t>
            </w:r>
          </w:p>
        </w:tc>
        <w:tc>
          <w:tcPr>
            <w:tcW w:w="1812" w:type="dxa"/>
          </w:tcPr>
          <w:p w14:paraId="641EF3F6">
            <w:pPr>
              <w:ind w:firstLine="0" w:firstLineChars="0"/>
              <w:jc w:val="center"/>
              <w:rPr>
                <w:rStyle w:val="56"/>
              </w:rPr>
            </w:pPr>
            <w:r>
              <w:rPr>
                <w:rStyle w:val="56"/>
              </w:rPr>
              <w:t>7.2</w:t>
            </w:r>
          </w:p>
        </w:tc>
        <w:tc>
          <w:tcPr>
            <w:tcW w:w="1812" w:type="dxa"/>
          </w:tcPr>
          <w:p w14:paraId="12820FF8">
            <w:pPr>
              <w:ind w:firstLine="0" w:firstLineChars="0"/>
              <w:jc w:val="center"/>
              <w:rPr>
                <w:rStyle w:val="56"/>
              </w:rPr>
            </w:pPr>
            <w:r>
              <w:rPr>
                <w:rStyle w:val="56"/>
              </w:rPr>
              <w:t>1.5</w:t>
            </w:r>
          </w:p>
        </w:tc>
        <w:tc>
          <w:tcPr>
            <w:tcW w:w="1813" w:type="dxa"/>
          </w:tcPr>
          <w:p w14:paraId="22AB4A47">
            <w:pPr>
              <w:ind w:firstLine="0" w:firstLineChars="0"/>
              <w:jc w:val="center"/>
              <w:rPr>
                <w:rStyle w:val="56"/>
              </w:rPr>
            </w:pPr>
            <w:r>
              <w:rPr>
                <w:rStyle w:val="56"/>
              </w:rPr>
              <w:t>改写带来冗余，需去重裁剪</w:t>
            </w:r>
          </w:p>
        </w:tc>
      </w:tr>
    </w:tbl>
    <w:p w14:paraId="76F96836">
      <w:pPr>
        <w:jc w:val="center"/>
      </w:pPr>
    </w:p>
    <w:p w14:paraId="7C15BEF4">
      <w:r>
        <w:t xml:space="preserve"> </w:t>
      </w:r>
    </w:p>
    <w:p w14:paraId="694B8F7F">
      <w:pPr>
        <w:pStyle w:val="46"/>
        <w:spacing w:before="120" w:after="120"/>
      </w:pPr>
      <w:bookmarkStart w:id="53" w:name="_Toc227713259"/>
      <w:r>
        <w:t>4.5 异步任务与实时推送</w:t>
      </w:r>
      <w:bookmarkEnd w:id="53"/>
    </w:p>
    <w:p w14:paraId="12CCFAE4">
      <w:r>
        <w:t>为提升系统吞吐与交互体验，系统引入消息队列承载异步任务，并在执行过程中通过 WebSocket 推送进度与结果。典型异步任务包括：测评任务分批执行、文件解析与索引构建、长链路工具调用等。该设计使前端能够实时呈现中间过程，降低“黑盒执行”的不确定性。</w:t>
      </w:r>
    </w:p>
    <w:p w14:paraId="5CC1CB0D">
      <w:r>
        <w:t xml:space="preserve"> </w:t>
      </w:r>
    </w:p>
    <w:p w14:paraId="1197A3D7">
      <w:pPr>
        <w:pStyle w:val="48"/>
        <w:spacing w:before="120" w:after="120"/>
      </w:pPr>
      <w:bookmarkStart w:id="54" w:name="_Toc227713260"/>
      <w:r>
        <w:t>4.5.1 测评任务的分批执行与进度聚合</w:t>
      </w:r>
      <w:bookmarkEnd w:id="54"/>
    </w:p>
    <w:p w14:paraId="01753B16">
      <w:r>
        <w:t>在测评场景中，单次任务往往包含多条样例，若同步执行会导致接口超时且用户体验差。系统采用“分批执行 + 结果聚合”的策略：后端创建测评运行记录（含总数与已完成数），并投递 MQ 消息；消费者按 batch_size 拉取样例切片执行，每完成一条即更新聚合结果并推送进度；若未完成则发布下一条 MQ 消息继续执行；完成后写入 finished_at 并推送 done 事件。该策略将长任务拆解为可控的短任务单元，能够有效提升鲁棒性与可恢复性。</w:t>
      </w:r>
    </w:p>
    <w:p w14:paraId="09687584">
      <w:r>
        <w:t xml:space="preserve"> </w:t>
      </w:r>
    </w:p>
    <w:p w14:paraId="0770F71D">
      <w:pPr>
        <w:pStyle w:val="46"/>
        <w:spacing w:before="120" w:after="120"/>
      </w:pPr>
      <w:bookmarkStart w:id="55" w:name="_Toc227713261"/>
      <w:r>
        <w:t>4.6 前端实现（React）</w:t>
      </w:r>
      <w:bookmarkEnd w:id="55"/>
    </w:p>
    <w:p w14:paraId="316EBD5C">
      <w:pPr>
        <w:rPr>
          <w:rFonts w:hint="eastAsia"/>
        </w:rPr>
      </w:pPr>
      <w:r>
        <w:t>前端基于 React-Admin 组织页面与数据源调用，实现以下能力</w:t>
      </w:r>
    </w:p>
    <w:p w14:paraId="13C4CE52">
      <w:r>
        <w:t>用户与租户管理、鉴权登录；智能体配置与运行入口；文档上传、检索与 RAG 管理；测评数据集管理、评测启动、结果回放与可视化；WebSocket 连接监控与运行状态展示。</w:t>
      </w:r>
    </w:p>
    <w:p w14:paraId="002BD328">
      <w:r>
        <w:t xml:space="preserve"> </w:t>
      </w:r>
    </w:p>
    <w:p w14:paraId="2C505992">
      <w:pPr>
        <w:pStyle w:val="48"/>
        <w:spacing w:before="120" w:after="120"/>
      </w:pPr>
      <w:bookmarkStart w:id="56" w:name="_Toc227713262"/>
      <w:r>
        <w:t>4.6.1 前后端分离的接口联调方式</w:t>
      </w:r>
      <w:bookmarkEnd w:id="56"/>
    </w:p>
    <w:p w14:paraId="120D9A75">
      <w:r>
        <w:rPr>
          <w:rFonts w:hint="eastAsia"/>
        </w:rPr>
        <w:t>首先</w:t>
      </w:r>
      <w:r>
        <w:t>，React-Admin通过声明式数据提供者与权限控制，为后台管理系统提供了可复用的页面组织模式</w:t>
      </w:r>
      <w:r>
        <w:rPr>
          <w:vertAlign w:val="superscript"/>
        </w:rPr>
        <w:t>[7]</w:t>
      </w:r>
      <w:r>
        <w:t xml:space="preserve"> ，前端以 Axios 为基础实现统一的 httpClient，并按领域封装 API 模块（如 evaluation、rag、agent、mcp 等）。这种组织方式能够让页面组件更聚焦于交互逻辑，而不是请求拼装细节；同时便于在接口变更时集中修改调用层，降低维护成本。</w:t>
      </w:r>
    </w:p>
    <w:p w14:paraId="7EB2F09F">
      <w:pPr>
        <w:pStyle w:val="35"/>
        <w:spacing w:before="120" w:after="120"/>
      </w:pPr>
      <w:bookmarkStart w:id="57" w:name="_Toc227713263"/>
      <w:r>
        <w:t>5</w:t>
      </w:r>
      <w:r>
        <w:rPr>
          <w:rFonts w:hint="eastAsia"/>
        </w:rPr>
        <w:t xml:space="preserve"> </w:t>
      </w:r>
      <w:r>
        <w:t xml:space="preserve"> 实验设计与评测</w:t>
      </w:r>
      <w:bookmarkEnd w:id="57"/>
    </w:p>
    <w:p w14:paraId="31C5F162">
      <w:pPr>
        <w:pStyle w:val="46"/>
        <w:spacing w:before="120" w:after="120"/>
      </w:pPr>
      <w:bookmarkStart w:id="58" w:name="_Toc227713264"/>
      <w:r>
        <w:t>5.1 任务集设计</w:t>
      </w:r>
      <w:bookmarkEnd w:id="58"/>
    </w:p>
    <w:p w14:paraId="7E7958B3">
      <w:r>
        <w:t>实验选择 3–5 类代表性任务场景，以覆盖“检索—工具—多步执行”的典型链路</w:t>
      </w:r>
    </w:p>
    <w:p w14:paraId="008B1C69">
      <w:pPr>
        <w:pStyle w:val="50"/>
        <w:numPr>
          <w:ilvl w:val="0"/>
          <w:numId w:val="6"/>
        </w:numPr>
        <w:spacing w:before="120" w:after="120"/>
      </w:pPr>
      <w:r>
        <w:t>信息检索问答：</w:t>
      </w:r>
    </w:p>
    <w:p w14:paraId="706A1649">
      <w:r>
        <w:t>基于上传文档进行事实性问答与引用溯源；</w:t>
      </w:r>
    </w:p>
    <w:p w14:paraId="7FB38492">
      <w:pPr>
        <w:pStyle w:val="50"/>
        <w:spacing w:before="120" w:after="120"/>
      </w:pPr>
      <w:r>
        <w:t>复杂任务分解：</w:t>
      </w:r>
    </w:p>
    <w:p w14:paraId="7E243268">
      <w:r>
        <w:t>对目标进行多步规划并执行，评估计划质量与执行稳定性；</w:t>
      </w:r>
    </w:p>
    <w:p w14:paraId="4192748B">
      <w:pPr>
        <w:pStyle w:val="50"/>
        <w:spacing w:before="120" w:after="120"/>
      </w:pPr>
      <w:r>
        <w:t>跨模块协作：</w:t>
      </w:r>
    </w:p>
    <w:p w14:paraId="4A1BC2EB">
      <w:r>
        <w:t>结合检索、工具调用与结果校验，评估闭环有效性；</w:t>
      </w:r>
    </w:p>
    <w:p w14:paraId="0A3BD213">
      <w:pPr>
        <w:pStyle w:val="50"/>
        <w:spacing w:before="120" w:after="120"/>
      </w:pPr>
      <w:r>
        <w:t>工程任务：</w:t>
      </w:r>
    </w:p>
    <w:p w14:paraId="11CA0C8E">
      <w:r>
        <w:t xml:space="preserve">文件上传/解析、测评任务分批执行与实时推送等工程能力验证。  </w:t>
      </w:r>
    </w:p>
    <w:p w14:paraId="0F504FCC">
      <w:r>
        <w:t xml:space="preserve"> </w:t>
      </w:r>
    </w:p>
    <w:p w14:paraId="1711FF08">
      <w:pPr>
        <w:pStyle w:val="46"/>
        <w:spacing w:before="120" w:after="120"/>
      </w:pPr>
      <w:bookmarkStart w:id="59" w:name="_Toc227713265"/>
      <w:r>
        <w:t>5.2 评测指标</w:t>
      </w:r>
      <w:bookmarkEnd w:id="59"/>
    </w:p>
    <w:p w14:paraId="6CCBACB7">
      <w:r>
        <w:t>指标体系从以下维度衡量：</w:t>
      </w:r>
    </w:p>
    <w:p w14:paraId="47927515">
      <w:r>
        <w:t>准确性与任务成功率：最终输出是否满足目标；</w:t>
      </w:r>
    </w:p>
    <w:p w14:paraId="520113BB">
      <w:r>
        <w:t>效率：平均步数、平均耗时与 token/调用成本（可选）；</w:t>
      </w:r>
    </w:p>
    <w:p w14:paraId="7C060524">
      <w:r>
        <w:t>可解释性：轨迹是否完整、可回放且关键决策有据可依；</w:t>
      </w:r>
    </w:p>
    <w:p w14:paraId="21FC18A1">
      <w:r>
        <w:t>鲁棒性：在检索噪声、工具失败与网络波动下的恢复能力；</w:t>
      </w:r>
    </w:p>
    <w:p w14:paraId="2871990B">
      <w:r>
        <w:t xml:space="preserve">安全性：是否存在越权访问、敏感信息泄露与不当工具调用。  </w:t>
      </w:r>
    </w:p>
    <w:p w14:paraId="29090B3F">
      <w:r>
        <w:t xml:space="preserve"> </w:t>
      </w:r>
    </w:p>
    <w:p w14:paraId="5B0137F7">
      <w:pPr>
        <w:pStyle w:val="46"/>
        <w:spacing w:before="120" w:after="120"/>
      </w:pPr>
      <w:bookmarkStart w:id="60" w:name="_Toc227713266"/>
      <w:r>
        <w:t>5.3 对比基线与消融设置</w:t>
      </w:r>
      <w:bookmarkEnd w:id="60"/>
    </w:p>
    <w:p w14:paraId="58CCF4E4">
      <w:r>
        <w:t>对比对象可包含：无检索/仅检索、无记忆/仅记忆、CoT、Plan-then-Act 等策略；消融实验围绕规划模块、检索策略、校验与反思机制分别移除或替换，以量化各模块贡献。</w:t>
      </w:r>
    </w:p>
    <w:p w14:paraId="49DBB9D3">
      <w:r>
        <w:t xml:space="preserve"> </w:t>
      </w:r>
    </w:p>
    <w:p w14:paraId="0D74BC2E">
      <w:pPr>
        <w:pStyle w:val="46"/>
        <w:spacing w:before="120" w:after="120"/>
      </w:pPr>
      <w:bookmarkStart w:id="61" w:name="_Toc227713267"/>
      <w:r>
        <w:t>5.4 实验环境与实现细节</w:t>
      </w:r>
      <w:bookmarkEnd w:id="61"/>
    </w:p>
    <w:p w14:paraId="5263F319">
      <w:r>
        <w:t>为保证实验可复现性，需要对实现细节进行记录，包括运行环境、模型与关键参数、以及评测脚本的输入输出约定。</w:t>
      </w:r>
    </w:p>
    <w:p w14:paraId="5F71DD5F">
      <w:r>
        <w:t xml:space="preserve"> </w:t>
      </w:r>
    </w:p>
    <w:p w14:paraId="217F318F">
      <w:pPr>
        <w:pStyle w:val="50"/>
        <w:numPr>
          <w:ilvl w:val="0"/>
          <w:numId w:val="7"/>
        </w:numPr>
        <w:spacing w:before="120" w:after="120"/>
      </w:pPr>
      <w:r>
        <w:t>运行环境</w:t>
      </w:r>
    </w:p>
    <w:p w14:paraId="604888E3">
      <w:pPr>
        <w:rPr>
          <w:rFonts w:hint="eastAsia"/>
        </w:rPr>
      </w:pPr>
      <w:r>
        <w:t xml:space="preserve">后端服务基于 Python 运行环境与 FastAPI 框架，采用 /v1 API 对外提供服务；前端采用 React + React-Admin 作为管理控制台；链式工作流通过 SSE 推送过程事件；异步任务通过消息队列消费并用 WebSocket 推送进度。  </w:t>
      </w:r>
    </w:p>
    <w:p w14:paraId="676891EA">
      <w:pPr>
        <w:pStyle w:val="50"/>
        <w:spacing w:before="120" w:after="120"/>
      </w:pPr>
      <w:r>
        <w:t>模型与参数</w:t>
      </w:r>
    </w:p>
    <w:p w14:paraId="59B85450">
      <w:r>
        <w:t xml:space="preserve">智能体侧包含 Planner/Executor/Check 三类提示词模板；检索侧包含嵌入模型（用于向量化）与可选的重排模型（用于 rerank）。在论文中应记录：嵌入模型名称、向量维度、相似度度量方式（cosine/euclidean）、Top-K 参数（如 rag_vector_top_k、rag_bm25_top_k、rag_final_top_k），以及是否启用重排（rag_rerank_enabled）。  </w:t>
      </w:r>
    </w:p>
    <w:p w14:paraId="660C69AE">
      <w:pPr>
        <w:pStyle w:val="50"/>
        <w:spacing w:before="120" w:after="120"/>
      </w:pPr>
      <w:r>
        <w:t xml:space="preserve"> 数据与格式</w:t>
      </w:r>
    </w:p>
    <w:p w14:paraId="5B0CAFAB">
      <w:r>
        <w:t>测评数据集建议采用 alpaca 格式数组，每条样例包含 instruction/input/output（或 fact_output）等字段，以便统一驱动智能体生成并比对结果。对于非 alpaca 的原始数据（如纯文本/Markdown），可先通过占位转换接口转为 alpaca，再进入评测链路，保证流程闭环。</w:t>
      </w:r>
    </w:p>
    <w:p w14:paraId="10BC210B">
      <w:r>
        <w:t xml:space="preserve"> </w:t>
      </w:r>
    </w:p>
    <w:p w14:paraId="1C4C6862">
      <w:pPr>
        <w:pStyle w:val="46"/>
        <w:spacing w:before="120" w:after="120"/>
      </w:pPr>
      <w:bookmarkStart w:id="62" w:name="_Toc227713268"/>
      <w:r>
        <w:t>5.5 结果展示方式与统计口径</w:t>
      </w:r>
      <w:bookmarkEnd w:id="62"/>
    </w:p>
    <w:p w14:paraId="3A4D32B8">
      <w:r>
        <w:t>考虑到不同任务的“正确性定义”差异较大，本文采用“定量 + 定性”结合的方式展示结果，并明确统计口径，避免因口径不一致导致结论失真。</w:t>
      </w:r>
    </w:p>
    <w:p w14:paraId="2C2DC7DC">
      <w:pPr>
        <w:pStyle w:val="50"/>
        <w:numPr>
          <w:ilvl w:val="0"/>
          <w:numId w:val="8"/>
        </w:numPr>
        <w:spacing w:before="120" w:after="120"/>
        <w:rPr>
          <w:rFonts w:hint="eastAsia"/>
        </w:rPr>
      </w:pPr>
      <w:r>
        <w:t xml:space="preserve"> 定量展示</w:t>
      </w:r>
    </w:p>
    <w:p w14:paraId="0D33546E">
      <w:r>
        <w:t xml:space="preserve">对每个任务场景统计：任务成功率、平均步数、平均耗时、工具失败率、以及校验通过率。对于检索问答场景，还应统计引用命中率（回答中是否包含来源片段）与证据覆盖率（关键结论是否能在召回片段中找到对应依据）。  </w:t>
      </w:r>
    </w:p>
    <w:p w14:paraId="1602C9D0">
      <w:pPr>
        <w:pStyle w:val="50"/>
        <w:spacing w:before="120" w:after="120"/>
      </w:pPr>
      <w:r>
        <w:t xml:space="preserve"> 定性展示</w:t>
      </w:r>
    </w:p>
    <w:p w14:paraId="363F55AA">
      <w:r>
        <w:t>给出 2–3 条代表性轨迹：包含 Planner 计划、Executor 工具调用序列、Check 评分与理由，以及最终输出。定性分析重点讨论：失败发生在哪个阶段、是否能通过回退重新规划修复、以及修复成本（额外步数与额外工具调用）。</w:t>
      </w:r>
    </w:p>
    <w:p w14:paraId="18CEC835">
      <w:pPr>
        <w:pStyle w:val="52"/>
        <w:spacing w:before="120" w:after="120"/>
        <w:rPr>
          <w:rFonts w:hint="eastAsia"/>
        </w:rPr>
      </w:pPr>
      <w:r>
        <w:t>表 5.1 指标统计表示例</w:t>
      </w:r>
    </w:p>
    <w:tbl>
      <w:tblPr>
        <w:tblStyle w:val="1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80" w:type="dxa"/>
          <w:left w:w="120" w:type="dxa"/>
          <w:bottom w:w="80" w:type="dxa"/>
          <w:right w:w="120" w:type="dxa"/>
        </w:tblCellMar>
      </w:tblPr>
      <w:tblGrid>
        <w:gridCol w:w="1153"/>
        <w:gridCol w:w="1820"/>
        <w:gridCol w:w="1154"/>
        <w:gridCol w:w="1248"/>
        <w:gridCol w:w="1248"/>
        <w:gridCol w:w="1344"/>
        <w:gridCol w:w="1345"/>
      </w:tblGrid>
      <w:tr w14:paraId="2BC85E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rPr>
          <w:tblHeader/>
        </w:trPr>
        <w:tc>
          <w:tcPr>
            <w:tcW w:w="1158" w:type="dxa"/>
          </w:tcPr>
          <w:p w14:paraId="4FE34B88">
            <w:pPr>
              <w:ind w:firstLine="420"/>
              <w:jc w:val="center"/>
              <w:rPr>
                <w:rStyle w:val="56"/>
              </w:rPr>
            </w:pPr>
            <w:r>
              <w:rPr>
                <w:rStyle w:val="56"/>
              </w:rPr>
              <w:t>场景</w:t>
            </w:r>
          </w:p>
        </w:tc>
        <w:tc>
          <w:tcPr>
            <w:tcW w:w="1833" w:type="dxa"/>
          </w:tcPr>
          <w:p w14:paraId="5DD575AC">
            <w:pPr>
              <w:ind w:firstLine="420"/>
              <w:jc w:val="center"/>
              <w:rPr>
                <w:rStyle w:val="56"/>
              </w:rPr>
            </w:pPr>
            <w:r>
              <w:rPr>
                <w:rStyle w:val="56"/>
              </w:rPr>
              <w:t>策略</w:t>
            </w:r>
          </w:p>
        </w:tc>
        <w:tc>
          <w:tcPr>
            <w:tcW w:w="1158" w:type="dxa"/>
          </w:tcPr>
          <w:p w14:paraId="61103C72">
            <w:pPr>
              <w:ind w:firstLine="420"/>
              <w:jc w:val="center"/>
              <w:rPr>
                <w:rStyle w:val="56"/>
              </w:rPr>
            </w:pPr>
            <w:r>
              <w:rPr>
                <w:rStyle w:val="56"/>
              </w:rPr>
              <w:t>成功率↑</w:t>
            </w:r>
          </w:p>
        </w:tc>
        <w:tc>
          <w:tcPr>
            <w:tcW w:w="1254" w:type="dxa"/>
          </w:tcPr>
          <w:p w14:paraId="46EBD002">
            <w:pPr>
              <w:ind w:firstLine="420"/>
              <w:jc w:val="center"/>
              <w:rPr>
                <w:rStyle w:val="56"/>
              </w:rPr>
            </w:pPr>
            <w:r>
              <w:rPr>
                <w:rStyle w:val="56"/>
              </w:rPr>
              <w:t>平均步数↓</w:t>
            </w:r>
          </w:p>
        </w:tc>
        <w:tc>
          <w:tcPr>
            <w:tcW w:w="1254" w:type="dxa"/>
          </w:tcPr>
          <w:p w14:paraId="5F97BA76">
            <w:pPr>
              <w:ind w:firstLine="420"/>
              <w:jc w:val="center"/>
              <w:rPr>
                <w:rStyle w:val="56"/>
              </w:rPr>
            </w:pPr>
            <w:r>
              <w:rPr>
                <w:rStyle w:val="56"/>
              </w:rPr>
              <w:t>平均耗时↓</w:t>
            </w:r>
          </w:p>
        </w:tc>
        <w:tc>
          <w:tcPr>
            <w:tcW w:w="1351" w:type="dxa"/>
          </w:tcPr>
          <w:p w14:paraId="5AD9239F">
            <w:pPr>
              <w:ind w:firstLine="420"/>
              <w:jc w:val="center"/>
              <w:rPr>
                <w:rStyle w:val="56"/>
              </w:rPr>
            </w:pPr>
            <w:r>
              <w:rPr>
                <w:rStyle w:val="56"/>
              </w:rPr>
              <w:t>工具失败率↓</w:t>
            </w:r>
          </w:p>
        </w:tc>
        <w:tc>
          <w:tcPr>
            <w:tcW w:w="1352" w:type="dxa"/>
          </w:tcPr>
          <w:p w14:paraId="57387409">
            <w:pPr>
              <w:ind w:firstLine="420"/>
              <w:jc w:val="center"/>
              <w:rPr>
                <w:rStyle w:val="56"/>
              </w:rPr>
            </w:pPr>
            <w:r>
              <w:rPr>
                <w:rStyle w:val="56"/>
              </w:rPr>
              <w:t>校验通过率↑</w:t>
            </w:r>
          </w:p>
        </w:tc>
      </w:tr>
      <w:tr w14:paraId="2B5F6D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40F07144">
            <w:pPr>
              <w:ind w:firstLine="420"/>
              <w:jc w:val="center"/>
              <w:rPr>
                <w:rStyle w:val="56"/>
              </w:rPr>
            </w:pPr>
            <w:r>
              <w:rPr>
                <w:rStyle w:val="56"/>
              </w:rPr>
              <w:t>检索问答</w:t>
            </w:r>
          </w:p>
        </w:tc>
        <w:tc>
          <w:tcPr>
            <w:tcW w:w="1833" w:type="dxa"/>
          </w:tcPr>
          <w:p w14:paraId="63360C60">
            <w:pPr>
              <w:ind w:firstLine="420"/>
              <w:jc w:val="center"/>
              <w:rPr>
                <w:rStyle w:val="56"/>
              </w:rPr>
            </w:pPr>
            <w:r>
              <w:rPr>
                <w:rStyle w:val="56"/>
              </w:rPr>
              <w:t>无检索</w:t>
            </w:r>
          </w:p>
        </w:tc>
        <w:tc>
          <w:tcPr>
            <w:tcW w:w="1158" w:type="dxa"/>
          </w:tcPr>
          <w:p w14:paraId="2B85B470">
            <w:pPr>
              <w:ind w:firstLine="420"/>
              <w:jc w:val="center"/>
              <w:rPr>
                <w:rStyle w:val="56"/>
              </w:rPr>
            </w:pPr>
            <w:r>
              <w:rPr>
                <w:rStyle w:val="56"/>
              </w:rPr>
              <w:t>40%</w:t>
            </w:r>
          </w:p>
        </w:tc>
        <w:tc>
          <w:tcPr>
            <w:tcW w:w="1254" w:type="dxa"/>
          </w:tcPr>
          <w:p w14:paraId="4368064D">
            <w:pPr>
              <w:ind w:firstLine="420"/>
              <w:jc w:val="center"/>
              <w:rPr>
                <w:rStyle w:val="56"/>
              </w:rPr>
            </w:pPr>
            <w:r>
              <w:rPr>
                <w:rStyle w:val="56"/>
              </w:rPr>
              <w:t>1.0</w:t>
            </w:r>
          </w:p>
        </w:tc>
        <w:tc>
          <w:tcPr>
            <w:tcW w:w="1254" w:type="dxa"/>
          </w:tcPr>
          <w:p w14:paraId="08C69B1B">
            <w:pPr>
              <w:ind w:firstLine="420"/>
              <w:jc w:val="center"/>
              <w:rPr>
                <w:rStyle w:val="56"/>
              </w:rPr>
            </w:pPr>
            <w:r>
              <w:rPr>
                <w:rStyle w:val="56"/>
              </w:rPr>
              <w:t>2.3s</w:t>
            </w:r>
          </w:p>
        </w:tc>
        <w:tc>
          <w:tcPr>
            <w:tcW w:w="1351" w:type="dxa"/>
          </w:tcPr>
          <w:p w14:paraId="46391A33">
            <w:pPr>
              <w:ind w:firstLine="420"/>
              <w:jc w:val="center"/>
              <w:rPr>
                <w:rStyle w:val="56"/>
              </w:rPr>
            </w:pPr>
            <w:r>
              <w:rPr>
                <w:rStyle w:val="56"/>
              </w:rPr>
              <w:t>0%</w:t>
            </w:r>
          </w:p>
        </w:tc>
        <w:tc>
          <w:tcPr>
            <w:tcW w:w="1352" w:type="dxa"/>
          </w:tcPr>
          <w:p w14:paraId="17AEE3A2">
            <w:pPr>
              <w:ind w:firstLine="420"/>
              <w:jc w:val="center"/>
              <w:rPr>
                <w:rStyle w:val="56"/>
              </w:rPr>
            </w:pPr>
            <w:r>
              <w:rPr>
                <w:rStyle w:val="56"/>
              </w:rPr>
              <w:t>34%</w:t>
            </w:r>
          </w:p>
        </w:tc>
      </w:tr>
      <w:tr w14:paraId="441C23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07045B45">
            <w:pPr>
              <w:ind w:firstLine="420"/>
              <w:jc w:val="center"/>
              <w:rPr>
                <w:rStyle w:val="56"/>
              </w:rPr>
            </w:pPr>
            <w:r>
              <w:rPr>
                <w:rStyle w:val="56"/>
              </w:rPr>
              <w:t>检索问答</w:t>
            </w:r>
          </w:p>
        </w:tc>
        <w:tc>
          <w:tcPr>
            <w:tcW w:w="1833" w:type="dxa"/>
          </w:tcPr>
          <w:p w14:paraId="4D2E1AF7">
            <w:pPr>
              <w:ind w:firstLine="420"/>
              <w:jc w:val="center"/>
              <w:rPr>
                <w:rStyle w:val="56"/>
              </w:rPr>
            </w:pPr>
            <w:r>
              <w:rPr>
                <w:rStyle w:val="56"/>
              </w:rPr>
              <w:t>RAG</w:t>
            </w:r>
          </w:p>
        </w:tc>
        <w:tc>
          <w:tcPr>
            <w:tcW w:w="1158" w:type="dxa"/>
          </w:tcPr>
          <w:p w14:paraId="7CCD58B5">
            <w:pPr>
              <w:ind w:firstLine="420"/>
              <w:jc w:val="center"/>
              <w:rPr>
                <w:rStyle w:val="56"/>
              </w:rPr>
            </w:pPr>
            <w:r>
              <w:rPr>
                <w:rStyle w:val="56"/>
              </w:rPr>
              <w:t>68%</w:t>
            </w:r>
          </w:p>
        </w:tc>
        <w:tc>
          <w:tcPr>
            <w:tcW w:w="1254" w:type="dxa"/>
          </w:tcPr>
          <w:p w14:paraId="6CD115EE">
            <w:pPr>
              <w:ind w:firstLine="420"/>
              <w:jc w:val="center"/>
              <w:rPr>
                <w:rStyle w:val="56"/>
              </w:rPr>
            </w:pPr>
            <w:r>
              <w:rPr>
                <w:rStyle w:val="56"/>
              </w:rPr>
              <w:t>2.9</w:t>
            </w:r>
          </w:p>
        </w:tc>
        <w:tc>
          <w:tcPr>
            <w:tcW w:w="1254" w:type="dxa"/>
          </w:tcPr>
          <w:p w14:paraId="2C43472B">
            <w:pPr>
              <w:ind w:firstLine="420"/>
              <w:jc w:val="center"/>
              <w:rPr>
                <w:rStyle w:val="56"/>
              </w:rPr>
            </w:pPr>
            <w:r>
              <w:rPr>
                <w:rStyle w:val="56"/>
              </w:rPr>
              <w:t>4.5s</w:t>
            </w:r>
          </w:p>
        </w:tc>
        <w:tc>
          <w:tcPr>
            <w:tcW w:w="1351" w:type="dxa"/>
          </w:tcPr>
          <w:p w14:paraId="2C0E1244">
            <w:pPr>
              <w:ind w:firstLine="420"/>
              <w:jc w:val="center"/>
              <w:rPr>
                <w:rStyle w:val="56"/>
              </w:rPr>
            </w:pPr>
            <w:r>
              <w:rPr>
                <w:rStyle w:val="56"/>
              </w:rPr>
              <w:t>6%</w:t>
            </w:r>
          </w:p>
        </w:tc>
        <w:tc>
          <w:tcPr>
            <w:tcW w:w="1352" w:type="dxa"/>
          </w:tcPr>
          <w:p w14:paraId="32DF85C8">
            <w:pPr>
              <w:ind w:firstLine="420"/>
              <w:jc w:val="center"/>
              <w:rPr>
                <w:rStyle w:val="56"/>
              </w:rPr>
            </w:pPr>
            <w:r>
              <w:rPr>
                <w:rStyle w:val="56"/>
              </w:rPr>
              <w:t>68%</w:t>
            </w:r>
          </w:p>
        </w:tc>
      </w:tr>
      <w:tr w14:paraId="6A910A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0690508E">
            <w:pPr>
              <w:ind w:firstLine="420"/>
              <w:jc w:val="center"/>
              <w:rPr>
                <w:rStyle w:val="56"/>
              </w:rPr>
            </w:pPr>
            <w:r>
              <w:rPr>
                <w:rStyle w:val="56"/>
              </w:rPr>
              <w:t>多步任务</w:t>
            </w:r>
          </w:p>
        </w:tc>
        <w:tc>
          <w:tcPr>
            <w:tcW w:w="1833" w:type="dxa"/>
          </w:tcPr>
          <w:p w14:paraId="696F025E">
            <w:pPr>
              <w:ind w:firstLine="420"/>
              <w:jc w:val="center"/>
              <w:rPr>
                <w:rStyle w:val="56"/>
              </w:rPr>
            </w:pPr>
            <w:r>
              <w:rPr>
                <w:rStyle w:val="56"/>
              </w:rPr>
              <w:t>Plan-then-Act</w:t>
            </w:r>
          </w:p>
        </w:tc>
        <w:tc>
          <w:tcPr>
            <w:tcW w:w="1158" w:type="dxa"/>
          </w:tcPr>
          <w:p w14:paraId="62BAC57C">
            <w:pPr>
              <w:ind w:firstLine="420"/>
              <w:jc w:val="center"/>
              <w:rPr>
                <w:rStyle w:val="56"/>
              </w:rPr>
            </w:pPr>
            <w:r>
              <w:rPr>
                <w:rStyle w:val="56"/>
              </w:rPr>
              <w:t>68%</w:t>
            </w:r>
          </w:p>
        </w:tc>
        <w:tc>
          <w:tcPr>
            <w:tcW w:w="1254" w:type="dxa"/>
          </w:tcPr>
          <w:p w14:paraId="3237111F">
            <w:pPr>
              <w:ind w:firstLine="420"/>
              <w:jc w:val="center"/>
              <w:rPr>
                <w:rStyle w:val="56"/>
              </w:rPr>
            </w:pPr>
            <w:r>
              <w:rPr>
                <w:rStyle w:val="56"/>
              </w:rPr>
              <w:t>4.2</w:t>
            </w:r>
          </w:p>
        </w:tc>
        <w:tc>
          <w:tcPr>
            <w:tcW w:w="1254" w:type="dxa"/>
          </w:tcPr>
          <w:p w14:paraId="05989B65">
            <w:pPr>
              <w:ind w:firstLine="420"/>
              <w:jc w:val="center"/>
              <w:rPr>
                <w:rStyle w:val="56"/>
              </w:rPr>
            </w:pPr>
            <w:r>
              <w:rPr>
                <w:rStyle w:val="56"/>
              </w:rPr>
              <w:t>8.2s</w:t>
            </w:r>
          </w:p>
        </w:tc>
        <w:tc>
          <w:tcPr>
            <w:tcW w:w="1351" w:type="dxa"/>
          </w:tcPr>
          <w:p w14:paraId="4A8E2FF5">
            <w:pPr>
              <w:ind w:firstLine="420"/>
              <w:jc w:val="center"/>
              <w:rPr>
                <w:rStyle w:val="56"/>
              </w:rPr>
            </w:pPr>
            <w:r>
              <w:rPr>
                <w:rStyle w:val="56"/>
              </w:rPr>
              <w:t>18%</w:t>
            </w:r>
          </w:p>
        </w:tc>
        <w:tc>
          <w:tcPr>
            <w:tcW w:w="1352" w:type="dxa"/>
          </w:tcPr>
          <w:p w14:paraId="4BD2A1AB">
            <w:pPr>
              <w:ind w:firstLine="420"/>
              <w:jc w:val="center"/>
              <w:rPr>
                <w:rStyle w:val="56"/>
              </w:rPr>
            </w:pPr>
            <w:r>
              <w:rPr>
                <w:rStyle w:val="56"/>
              </w:rPr>
              <w:t>62%</w:t>
            </w:r>
          </w:p>
        </w:tc>
      </w:tr>
      <w:tr w14:paraId="39A26B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595BAAA3">
            <w:pPr>
              <w:ind w:firstLine="420"/>
              <w:jc w:val="center"/>
              <w:rPr>
                <w:rStyle w:val="56"/>
              </w:rPr>
            </w:pPr>
            <w:r>
              <w:rPr>
                <w:rStyle w:val="56"/>
              </w:rPr>
              <w:t>多步任务</w:t>
            </w:r>
          </w:p>
        </w:tc>
        <w:tc>
          <w:tcPr>
            <w:tcW w:w="1833" w:type="dxa"/>
          </w:tcPr>
          <w:p w14:paraId="2CAE18F1">
            <w:pPr>
              <w:ind w:firstLine="420"/>
              <w:jc w:val="center"/>
              <w:rPr>
                <w:rStyle w:val="56"/>
              </w:rPr>
            </w:pPr>
            <w:r>
              <w:rPr>
                <w:rStyle w:val="56"/>
              </w:rPr>
              <w:t>闭环（含 Check 回退）</w:t>
            </w:r>
          </w:p>
        </w:tc>
        <w:tc>
          <w:tcPr>
            <w:tcW w:w="1158" w:type="dxa"/>
          </w:tcPr>
          <w:p w14:paraId="2DFF9458">
            <w:pPr>
              <w:ind w:firstLine="420"/>
              <w:jc w:val="center"/>
              <w:rPr>
                <w:rStyle w:val="56"/>
              </w:rPr>
            </w:pPr>
            <w:r>
              <w:rPr>
                <w:rStyle w:val="56"/>
              </w:rPr>
              <w:t>88%</w:t>
            </w:r>
          </w:p>
        </w:tc>
        <w:tc>
          <w:tcPr>
            <w:tcW w:w="1254" w:type="dxa"/>
          </w:tcPr>
          <w:p w14:paraId="40EAAFB0">
            <w:pPr>
              <w:ind w:firstLine="420"/>
              <w:jc w:val="center"/>
              <w:rPr>
                <w:rStyle w:val="56"/>
              </w:rPr>
            </w:pPr>
            <w:r>
              <w:rPr>
                <w:rStyle w:val="56"/>
              </w:rPr>
              <w:t>5.9</w:t>
            </w:r>
          </w:p>
        </w:tc>
        <w:tc>
          <w:tcPr>
            <w:tcW w:w="1254" w:type="dxa"/>
          </w:tcPr>
          <w:p w14:paraId="0662C3DD">
            <w:pPr>
              <w:ind w:firstLine="420"/>
              <w:jc w:val="center"/>
              <w:rPr>
                <w:rStyle w:val="56"/>
              </w:rPr>
            </w:pPr>
            <w:r>
              <w:rPr>
                <w:rStyle w:val="56"/>
              </w:rPr>
              <w:t>12s</w:t>
            </w:r>
          </w:p>
        </w:tc>
        <w:tc>
          <w:tcPr>
            <w:tcW w:w="1351" w:type="dxa"/>
          </w:tcPr>
          <w:p w14:paraId="1600AF5C">
            <w:pPr>
              <w:ind w:firstLine="420"/>
              <w:jc w:val="center"/>
              <w:rPr>
                <w:rStyle w:val="56"/>
              </w:rPr>
            </w:pPr>
            <w:r>
              <w:rPr>
                <w:rStyle w:val="56"/>
              </w:rPr>
              <w:t>16%</w:t>
            </w:r>
          </w:p>
        </w:tc>
        <w:tc>
          <w:tcPr>
            <w:tcW w:w="1352" w:type="dxa"/>
          </w:tcPr>
          <w:p w14:paraId="33540722">
            <w:pPr>
              <w:ind w:firstLine="420"/>
              <w:jc w:val="center"/>
              <w:rPr>
                <w:rStyle w:val="56"/>
              </w:rPr>
            </w:pPr>
            <w:r>
              <w:rPr>
                <w:rStyle w:val="56"/>
              </w:rPr>
              <w:t>88%</w:t>
            </w:r>
          </w:p>
        </w:tc>
      </w:tr>
    </w:tbl>
    <w:p w14:paraId="26FD7141">
      <w:r>
        <w:t xml:space="preserve"> </w:t>
      </w:r>
    </w:p>
    <w:p w14:paraId="63EE935E">
      <w:pPr>
        <w:pStyle w:val="46"/>
        <w:spacing w:before="120" w:after="120"/>
      </w:pPr>
      <w:bookmarkStart w:id="63" w:name="_Toc227713269"/>
      <w:r>
        <w:t>5.6 典型失败类型与案例分析</w:t>
      </w:r>
      <w:bookmarkEnd w:id="63"/>
    </w:p>
    <w:p w14:paraId="5298654C">
      <w:r>
        <w:t>结合原型系统的执行轨迹与日志，可以将失败样例归纳为以下几类，并给出对应改进方向。</w:t>
      </w:r>
    </w:p>
    <w:p w14:paraId="3B7300E2">
      <w:r>
        <w:t xml:space="preserve"> </w:t>
      </w:r>
    </w:p>
    <w:p w14:paraId="107CD367">
      <w:pPr>
        <w:pStyle w:val="50"/>
        <w:numPr>
          <w:ilvl w:val="0"/>
          <w:numId w:val="9"/>
        </w:numPr>
        <w:spacing w:before="120" w:after="120"/>
      </w:pPr>
      <w:r>
        <w:t>检索证据不足</w:t>
      </w:r>
    </w:p>
    <w:p w14:paraId="7B936D44">
      <w:pPr>
        <w:rPr>
          <w:rFonts w:hint="eastAsia"/>
        </w:rPr>
      </w:pPr>
      <w:r>
        <w:t xml:space="preserve">表现为：召回片段为空或与问题弱相关，导致生成阶段凭空补全。改进策略：启用多链路召回（向量 + BM25）、增加查询改写、提升文档切分质量、引入重排模型对候选片段二次排序。  </w:t>
      </w:r>
    </w:p>
    <w:p w14:paraId="4414BADC">
      <w:pPr>
        <w:pStyle w:val="50"/>
        <w:spacing w:before="120" w:after="120"/>
      </w:pPr>
      <w:r>
        <w:t>工具参数错误或工具不可用</w:t>
      </w:r>
    </w:p>
    <w:p w14:paraId="15883483">
      <w:pPr>
        <w:rPr>
          <w:rFonts w:hint="eastAsia"/>
        </w:rPr>
      </w:pPr>
      <w:r>
        <w:t xml:space="preserve">表现为：MCP 客户端初始化失败、工具列表获取失败、或工具输入输出格式不符合预期。改进策略：在 Planner 中加入“工具输入 schema 提示”，在 Executor 中加入工具调用前的参数校验与兜底（例如无工具可用时转为纯检索/纯总结），并记录失败原因用于后续治理。  </w:t>
      </w:r>
    </w:p>
    <w:p w14:paraId="6E867433">
      <w:pPr>
        <w:pStyle w:val="50"/>
        <w:spacing w:before="120" w:after="120"/>
      </w:pPr>
      <w:r>
        <w:t>输出格式不合规</w:t>
      </w:r>
    </w:p>
    <w:p w14:paraId="25533432">
      <w:r>
        <w:t xml:space="preserve">表现为：模型未按结构化格式返回，导致无法解析计划/评审结果。改进策略：使用结构化 response_format 约束输出；当解析失败时采用“兜底结构”继续推进，避免链路中断，同时在 Check 中给出扣分与修复建议。  </w:t>
      </w:r>
    </w:p>
    <w:p w14:paraId="37CFD608">
      <w:pPr>
        <w:pStyle w:val="50"/>
        <w:spacing w:before="120" w:after="120"/>
      </w:pPr>
      <w:r>
        <w:t>权限边界触发</w:t>
      </w:r>
    </w:p>
    <w:p w14:paraId="7E1C0553">
      <w:r>
        <w:t xml:space="preserve">表现为：跨租户访问文档、调用敏感工具或访问未授权资源被拒绝。改进策略：在工具描述中显式声明权限边界，Planner 生成计划时优先选择“低权限可用工具”，并将权限错误作为可恢复错误回退到 Planner 重选工具链。  </w:t>
      </w:r>
    </w:p>
    <w:p w14:paraId="41EA28B2">
      <w:pPr>
        <w:pStyle w:val="52"/>
        <w:spacing w:before="120" w:after="120"/>
        <w:rPr>
          <w:rFonts w:hint="eastAsia"/>
        </w:rPr>
      </w:pPr>
      <w:r>
        <w:t>表 5.2 失败类型归因与处置策略</w:t>
      </w:r>
    </w:p>
    <w:tbl>
      <w:tblPr>
        <w:tblStyle w:val="1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80" w:type="dxa"/>
          <w:left w:w="120" w:type="dxa"/>
          <w:bottom w:w="80" w:type="dxa"/>
          <w:right w:w="120" w:type="dxa"/>
        </w:tblCellMar>
      </w:tblPr>
      <w:tblGrid>
        <w:gridCol w:w="1781"/>
        <w:gridCol w:w="1646"/>
        <w:gridCol w:w="2874"/>
        <w:gridCol w:w="3010"/>
      </w:tblGrid>
      <w:tr w14:paraId="3B13FC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rPr>
          <w:tblHeader/>
        </w:trPr>
        <w:tc>
          <w:tcPr>
            <w:tcW w:w="1789" w:type="dxa"/>
          </w:tcPr>
          <w:p w14:paraId="4F280AC2">
            <w:pPr>
              <w:ind w:firstLine="420"/>
              <w:jc w:val="center"/>
              <w:rPr>
                <w:rStyle w:val="56"/>
              </w:rPr>
            </w:pPr>
            <w:r>
              <w:rPr>
                <w:rStyle w:val="56"/>
              </w:rPr>
              <w:t>失败类型</w:t>
            </w:r>
          </w:p>
        </w:tc>
        <w:tc>
          <w:tcPr>
            <w:tcW w:w="1652" w:type="dxa"/>
          </w:tcPr>
          <w:p w14:paraId="4E318300">
            <w:pPr>
              <w:ind w:firstLine="420"/>
              <w:jc w:val="center"/>
              <w:rPr>
                <w:rStyle w:val="56"/>
              </w:rPr>
            </w:pPr>
            <w:r>
              <w:rPr>
                <w:rStyle w:val="56"/>
              </w:rPr>
              <w:t>触发阶段</w:t>
            </w:r>
          </w:p>
        </w:tc>
        <w:tc>
          <w:tcPr>
            <w:tcW w:w="2891" w:type="dxa"/>
          </w:tcPr>
          <w:p w14:paraId="5C7B7EA0">
            <w:pPr>
              <w:ind w:firstLine="420"/>
              <w:jc w:val="center"/>
              <w:rPr>
                <w:rStyle w:val="56"/>
              </w:rPr>
            </w:pPr>
            <w:r>
              <w:rPr>
                <w:rStyle w:val="56"/>
              </w:rPr>
              <w:t>可观测信号</w:t>
            </w:r>
          </w:p>
        </w:tc>
        <w:tc>
          <w:tcPr>
            <w:tcW w:w="3028" w:type="dxa"/>
          </w:tcPr>
          <w:p w14:paraId="08B5A1FC">
            <w:pPr>
              <w:ind w:firstLine="420"/>
              <w:jc w:val="center"/>
              <w:rPr>
                <w:rStyle w:val="56"/>
              </w:rPr>
            </w:pPr>
            <w:r>
              <w:rPr>
                <w:rStyle w:val="56"/>
              </w:rPr>
              <w:t>处置策略</w:t>
            </w:r>
          </w:p>
        </w:tc>
      </w:tr>
      <w:tr w14:paraId="55A711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08CD0D1D">
            <w:pPr>
              <w:ind w:firstLine="420"/>
              <w:jc w:val="center"/>
              <w:rPr>
                <w:rStyle w:val="56"/>
              </w:rPr>
            </w:pPr>
            <w:r>
              <w:rPr>
                <w:rStyle w:val="56"/>
              </w:rPr>
              <w:t>召回为空</w:t>
            </w:r>
          </w:p>
        </w:tc>
        <w:tc>
          <w:tcPr>
            <w:tcW w:w="1652" w:type="dxa"/>
          </w:tcPr>
          <w:p w14:paraId="3D7CBB1F">
            <w:pPr>
              <w:ind w:firstLine="420"/>
              <w:jc w:val="center"/>
              <w:rPr>
                <w:rStyle w:val="56"/>
              </w:rPr>
            </w:pPr>
            <w:r>
              <w:rPr>
                <w:rStyle w:val="56"/>
              </w:rPr>
              <w:t>检索/执行</w:t>
            </w:r>
          </w:p>
        </w:tc>
        <w:tc>
          <w:tcPr>
            <w:tcW w:w="2891" w:type="dxa"/>
          </w:tcPr>
          <w:p w14:paraId="752366D4">
            <w:pPr>
              <w:ind w:firstLine="420"/>
              <w:jc w:val="center"/>
              <w:rPr>
                <w:rStyle w:val="56"/>
              </w:rPr>
            </w:pPr>
            <w:r>
              <w:rPr>
                <w:rStyle w:val="56"/>
              </w:rPr>
              <w:t>Top-K 为空或相似度过低</w:t>
            </w:r>
          </w:p>
        </w:tc>
        <w:tc>
          <w:tcPr>
            <w:tcW w:w="3028" w:type="dxa"/>
          </w:tcPr>
          <w:p w14:paraId="6A2CD9A9">
            <w:pPr>
              <w:ind w:firstLine="420"/>
              <w:jc w:val="center"/>
              <w:rPr>
                <w:rStyle w:val="56"/>
              </w:rPr>
            </w:pPr>
            <w:r>
              <w:rPr>
                <w:rStyle w:val="56"/>
              </w:rPr>
              <w:t>查询改写 + 多路召回 + 降级总结</w:t>
            </w:r>
          </w:p>
        </w:tc>
      </w:tr>
      <w:tr w14:paraId="7347F8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05692E50">
            <w:pPr>
              <w:ind w:firstLine="420"/>
              <w:jc w:val="center"/>
              <w:rPr>
                <w:rStyle w:val="56"/>
              </w:rPr>
            </w:pPr>
            <w:r>
              <w:rPr>
                <w:rStyle w:val="56"/>
              </w:rPr>
              <w:t>工具不可用</w:t>
            </w:r>
          </w:p>
        </w:tc>
        <w:tc>
          <w:tcPr>
            <w:tcW w:w="1652" w:type="dxa"/>
          </w:tcPr>
          <w:p w14:paraId="2F227706">
            <w:pPr>
              <w:ind w:firstLine="420"/>
              <w:jc w:val="center"/>
              <w:rPr>
                <w:rStyle w:val="56"/>
              </w:rPr>
            </w:pPr>
            <w:r>
              <w:rPr>
                <w:rStyle w:val="56"/>
              </w:rPr>
              <w:t>执行</w:t>
            </w:r>
          </w:p>
        </w:tc>
        <w:tc>
          <w:tcPr>
            <w:tcW w:w="2891" w:type="dxa"/>
          </w:tcPr>
          <w:p w14:paraId="583CF15A">
            <w:pPr>
              <w:ind w:firstLine="420"/>
              <w:jc w:val="center"/>
              <w:rPr>
                <w:rStyle w:val="56"/>
              </w:rPr>
            </w:pPr>
            <w:r>
              <w:rPr>
                <w:rStyle w:val="56"/>
              </w:rPr>
              <w:t>client_init/get_tools 异常</w:t>
            </w:r>
          </w:p>
        </w:tc>
        <w:tc>
          <w:tcPr>
            <w:tcW w:w="3028" w:type="dxa"/>
          </w:tcPr>
          <w:p w14:paraId="3503F12C">
            <w:pPr>
              <w:ind w:firstLine="420"/>
              <w:jc w:val="center"/>
              <w:rPr>
                <w:rStyle w:val="56"/>
              </w:rPr>
            </w:pPr>
            <w:r>
              <w:rPr>
                <w:rStyle w:val="56"/>
              </w:rPr>
              <w:t>记录错误 + 回退重选工具</w:t>
            </w:r>
          </w:p>
        </w:tc>
      </w:tr>
      <w:tr w14:paraId="684D7C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2B24A08B">
            <w:pPr>
              <w:ind w:firstLine="420"/>
              <w:jc w:val="center"/>
              <w:rPr>
                <w:rStyle w:val="56"/>
              </w:rPr>
            </w:pPr>
            <w:r>
              <w:rPr>
                <w:rStyle w:val="56"/>
              </w:rPr>
              <w:t>格式错误</w:t>
            </w:r>
          </w:p>
        </w:tc>
        <w:tc>
          <w:tcPr>
            <w:tcW w:w="1652" w:type="dxa"/>
          </w:tcPr>
          <w:p w14:paraId="372FBA41">
            <w:pPr>
              <w:ind w:firstLine="420"/>
              <w:jc w:val="center"/>
              <w:rPr>
                <w:rStyle w:val="56"/>
              </w:rPr>
            </w:pPr>
            <w:r>
              <w:rPr>
                <w:rStyle w:val="56"/>
              </w:rPr>
              <w:t>规划/校验</w:t>
            </w:r>
          </w:p>
        </w:tc>
        <w:tc>
          <w:tcPr>
            <w:tcW w:w="2891" w:type="dxa"/>
          </w:tcPr>
          <w:p w14:paraId="3D092D93">
            <w:pPr>
              <w:ind w:firstLine="420"/>
              <w:jc w:val="center"/>
              <w:rPr>
                <w:rStyle w:val="56"/>
              </w:rPr>
            </w:pPr>
            <w:r>
              <w:rPr>
                <w:rStyle w:val="56"/>
              </w:rPr>
              <w:t>structured_response 为空</w:t>
            </w:r>
          </w:p>
        </w:tc>
        <w:tc>
          <w:tcPr>
            <w:tcW w:w="3028" w:type="dxa"/>
          </w:tcPr>
          <w:p w14:paraId="242631B4">
            <w:pPr>
              <w:ind w:firstLine="420"/>
              <w:jc w:val="center"/>
              <w:rPr>
                <w:rStyle w:val="56"/>
              </w:rPr>
            </w:pPr>
            <w:r>
              <w:rPr>
                <w:rStyle w:val="56"/>
              </w:rPr>
              <w:t>兜底结构 + 提示词强化</w:t>
            </w:r>
          </w:p>
        </w:tc>
      </w:tr>
      <w:tr w14:paraId="7A665A7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7FBEE604">
            <w:pPr>
              <w:ind w:firstLine="420"/>
              <w:jc w:val="center"/>
              <w:rPr>
                <w:rStyle w:val="56"/>
              </w:rPr>
            </w:pPr>
            <w:r>
              <w:rPr>
                <w:rStyle w:val="56"/>
              </w:rPr>
              <w:t>越权</w:t>
            </w:r>
          </w:p>
        </w:tc>
        <w:tc>
          <w:tcPr>
            <w:tcW w:w="1652" w:type="dxa"/>
          </w:tcPr>
          <w:p w14:paraId="598B17B2">
            <w:pPr>
              <w:ind w:firstLine="420"/>
              <w:jc w:val="center"/>
              <w:rPr>
                <w:rStyle w:val="56"/>
              </w:rPr>
            </w:pPr>
            <w:r>
              <w:rPr>
                <w:rStyle w:val="56"/>
              </w:rPr>
              <w:t>任意</w:t>
            </w:r>
          </w:p>
        </w:tc>
        <w:tc>
          <w:tcPr>
            <w:tcW w:w="2891" w:type="dxa"/>
          </w:tcPr>
          <w:p w14:paraId="4818E566">
            <w:pPr>
              <w:ind w:firstLine="420"/>
              <w:jc w:val="center"/>
              <w:rPr>
                <w:rStyle w:val="56"/>
              </w:rPr>
            </w:pPr>
            <w:r>
              <w:rPr>
                <w:rStyle w:val="56"/>
              </w:rPr>
              <w:t>403/权限错误</w:t>
            </w:r>
          </w:p>
        </w:tc>
        <w:tc>
          <w:tcPr>
            <w:tcW w:w="3028" w:type="dxa"/>
          </w:tcPr>
          <w:p w14:paraId="7E255CCF">
            <w:pPr>
              <w:ind w:firstLine="420"/>
              <w:jc w:val="center"/>
              <w:rPr>
                <w:rStyle w:val="56"/>
              </w:rPr>
            </w:pPr>
            <w:r>
              <w:rPr>
                <w:rStyle w:val="56"/>
              </w:rPr>
              <w:t>权限提示 + 回退 + 审计</w:t>
            </w:r>
          </w:p>
        </w:tc>
      </w:tr>
    </w:tbl>
    <w:p w14:paraId="43A9B5BD">
      <w:r>
        <w:t xml:space="preserve"> </w:t>
      </w:r>
    </w:p>
    <w:p w14:paraId="60ADEF25">
      <w:pPr>
        <w:pStyle w:val="46"/>
        <w:spacing w:before="120" w:after="120"/>
      </w:pPr>
      <w:bookmarkStart w:id="64" w:name="_Toc227713270"/>
      <w:r>
        <w:t>5.7 系统测试与可用性验证</w:t>
      </w:r>
      <w:bookmarkEnd w:id="64"/>
    </w:p>
    <w:p w14:paraId="0BBC5655">
      <w:r>
        <w:t>为了验证原型系统在工程层面的可用性，除算法与策略对比外，还需要进行系统测试与联调验证。本研究采用“分层测试 + 场景回归”的方式组织测试工作。</w:t>
      </w:r>
    </w:p>
    <w:p w14:paraId="53489FF8">
      <w:r>
        <w:t xml:space="preserve"> </w:t>
      </w:r>
    </w:p>
    <w:p w14:paraId="2E855BAE">
      <w:pPr>
        <w:pStyle w:val="50"/>
        <w:numPr>
          <w:ilvl w:val="0"/>
          <w:numId w:val="10"/>
        </w:numPr>
        <w:spacing w:before="120" w:after="120"/>
      </w:pPr>
      <w:r>
        <w:t>接口可用性测试</w:t>
      </w:r>
    </w:p>
    <w:p w14:paraId="0AB43652">
      <w:pPr>
        <w:rPr>
          <w:rFonts w:hint="eastAsia"/>
        </w:rPr>
      </w:pPr>
      <w:r>
        <w:t xml:space="preserve">对核心接口进行最小闭环验证：鉴权登录、租户头解析、SSE 流式接口返回、WebSocket 订阅与推送、测评数据集 CRUD、测评启动与历史查询、文档上传与检索等。测试重点关注：返回结构是否稳定、错误码是否准确、分页与筛选参数是否符合预期。  </w:t>
      </w:r>
    </w:p>
    <w:p w14:paraId="77F819F1">
      <w:pPr>
        <w:pStyle w:val="50"/>
        <w:spacing w:before="120" w:after="120"/>
      </w:pPr>
      <w:r>
        <w:t>链路回归测试</w:t>
      </w:r>
    </w:p>
    <w:p w14:paraId="3E949472">
      <w:r>
        <w:t xml:space="preserve">对 Planner→Executor→Check 链路进行回归：相同输入在相同配置下应能得到一致的结构化计划与可解析的评审输出；当工具不可用或检索为空时，系统应返回可解释的错误与降级结果，而不是崩溃或无响应。  </w:t>
      </w:r>
    </w:p>
    <w:p w14:paraId="34A9CFEB">
      <w:pPr>
        <w:pStyle w:val="50"/>
        <w:spacing w:before="120" w:after="120"/>
      </w:pPr>
      <w:r>
        <w:t xml:space="preserve"> 数据一致性测试</w:t>
      </w:r>
    </w:p>
    <w:p w14:paraId="6B8A39ED">
      <w:r>
        <w:t xml:space="preserve">对测评任务的“分批执行 + 结果聚合”链路进行一致性检查：completed_count 应单调递增且不超过 total_count；content_json 的条目数量应与 completed_count 对齐；任务结束后状态应从 running 进入 done 或 failed，并写入完成时间。  </w:t>
      </w:r>
    </w:p>
    <w:p w14:paraId="44BAB54A">
      <w:pPr>
        <w:pStyle w:val="50"/>
        <w:spacing w:before="120" w:after="120"/>
      </w:pPr>
      <w:r>
        <w:t>前后端联调验证</w:t>
      </w:r>
    </w:p>
    <w:p w14:paraId="1172DEA3">
      <w:r>
        <w:t xml:space="preserve">通过前端页面对测评、文档与智能体运行进行联调，验证表格渲染、进度展示与错误提示的完整性。对比纯轮询模式，SSE/WS 推送模式能够显著降低交互等待感，并提升用户对执行过程的可理解性。  </w:t>
      </w:r>
    </w:p>
    <w:p w14:paraId="207123D5">
      <w:r>
        <w:t xml:space="preserve"> </w:t>
      </w:r>
    </w:p>
    <w:p w14:paraId="58CDB745"/>
    <w:p w14:paraId="07711871"/>
    <w:p w14:paraId="16C2DDC1"/>
    <w:p w14:paraId="4A714793"/>
    <w:p w14:paraId="2F952E71"/>
    <w:p w14:paraId="2EB9E5AE"/>
    <w:p w14:paraId="2F786E22">
      <w:pPr>
        <w:pStyle w:val="35"/>
        <w:spacing w:before="120" w:after="120"/>
      </w:pPr>
      <w:bookmarkStart w:id="65" w:name="_Toc227713271"/>
      <w:r>
        <w:t xml:space="preserve">6 </w:t>
      </w:r>
      <w:r>
        <w:rPr>
          <w:rFonts w:hint="eastAsia"/>
        </w:rPr>
        <w:t xml:space="preserve"> </w:t>
      </w:r>
      <w:r>
        <w:t>应用案例与分析</w:t>
      </w:r>
      <w:bookmarkEnd w:id="65"/>
    </w:p>
    <w:p w14:paraId="5935A966">
      <w:pPr>
        <w:pStyle w:val="46"/>
        <w:spacing w:before="120" w:after="120"/>
      </w:pPr>
      <w:bookmarkStart w:id="66" w:name="_Toc227713272"/>
      <w:r>
        <w:t>6.1 企业知识检索与问答</w:t>
      </w:r>
      <w:bookmarkEnd w:id="66"/>
    </w:p>
    <w:p w14:paraId="7AB08292">
      <w:r>
        <w:t>系统支持上传企业文档并构建向量索引，用户可通过智能体进行问答与信息抽取。通过检索增强与来源标注，可降低幻觉风险并提升可解释性。</w:t>
      </w:r>
    </w:p>
    <w:p w14:paraId="608E170B">
      <w:r>
        <w:t xml:space="preserve"> </w:t>
      </w:r>
    </w:p>
    <w:p w14:paraId="4616F283">
      <w:pPr>
        <w:pStyle w:val="46"/>
        <w:spacing w:before="120" w:after="120"/>
      </w:pPr>
      <w:bookmarkStart w:id="67" w:name="_Toc227713273"/>
      <w:r>
        <w:t>6.2 测评系统与可回放轨迹</w:t>
      </w:r>
      <w:bookmarkEnd w:id="67"/>
    </w:p>
    <w:p w14:paraId="79626C8B">
      <w:r>
        <w:t>系统支持对智能体进行版本快照与测评运行记录管理，将测评任务异步执行并实时推送进度，便于对不同版本提示词/策略进行对比与回归验证。</w:t>
      </w:r>
    </w:p>
    <w:p w14:paraId="4FEB1259">
      <w:r>
        <w:t xml:space="preserve"> </w:t>
      </w:r>
    </w:p>
    <w:p w14:paraId="082BB1EF">
      <w:pPr>
        <w:pStyle w:val="46"/>
        <w:spacing w:before="120" w:after="120"/>
        <w:rPr>
          <w:rFonts w:hint="eastAsia"/>
        </w:rPr>
      </w:pPr>
      <w:bookmarkStart w:id="68" w:name="_Toc227713274"/>
      <w:r>
        <w:t>6.3 大文件上传与安全治理</w:t>
      </w:r>
      <w:bookmarkEnd w:id="68"/>
    </w:p>
    <w:p w14:paraId="692EB572">
      <w:pPr>
        <w:rPr>
          <w:rFonts w:hint="eastAsia"/>
        </w:rPr>
      </w:pPr>
      <w:r>
        <w:t>面向工程落地场景，系统支持小文件直传与大文件分片上传，并引入病毒扫描、完整性校验与隔离区（quarantine）策略，避免恶意文件进入解析链路，提升安全性与合规性。</w:t>
      </w:r>
    </w:p>
    <w:p w14:paraId="06527609">
      <w:pPr>
        <w:rPr>
          <w:rFonts w:hint="eastAsia"/>
        </w:rPr>
      </w:pPr>
      <w:r>
        <w:t>在工程实践中，文件上传与解析属于高风险链路：一方面文件体积可能很大，若全部经由后端转发会形成带宽与存储瓶颈；另一方面文件内容可能包含恶意载荷，若不经过扫描与隔离就进入解析与索引，将带来安全隐患。因此，本文将上传链路划分为两条策略路径：小文件走“简单上传”，大文件走“分片上传 + 断点续传 + 前端直传对象存储”，并在上传完成后引入扫描 gating，只有 scan_status==passed 的文件才能进入解析与切块入库。</w:t>
      </w:r>
    </w:p>
    <w:p w14:paraId="2486E008">
      <w:r>
        <w:t>小文件上传链路。文件体积小于阈值时，可由后端接收文件并写入对象存储，随后触发扫描任务；扫描通过后再进入文档解析与向量化流程。该链路实现成本低，适合交互式上传。</w:t>
      </w:r>
    </w:p>
    <w:p w14:paraId="653DB979">
      <w:r>
        <w:t xml:space="preserve">大文件分片上传链路。文件体积大于阈值时，前端通过后端获取分片的预签名上传 URL，将分片直接上传至对象存储；后端仅负责签名与任务状态机管理，避免带宽瓶颈。上传完成后，后端提交 complete 操作并触发扫描；扫描通过后，将对象从 quarantine 前缀“转正”至可访问前缀，再触发解析与入库。  </w:t>
      </w:r>
    </w:p>
    <w:p w14:paraId="0C013C57">
      <w:r>
        <w:t xml:space="preserve"> </w:t>
      </w:r>
    </w:p>
    <w:p w14:paraId="26747FDE">
      <w:r>
        <w:t xml:space="preserve">完整性校验与断点续传。系统可对文件计算 hash，并对每个分片记录 etag/part_hash，用于断点续传与一致性对账；当网络中断或刷新页面时，前端可根据已上传分片列表继续上传剩余分片，降低失败重传成本。  </w:t>
      </w:r>
    </w:p>
    <w:p w14:paraId="445ECED0">
      <w:r>
        <w:t xml:space="preserve">安全治理与审计。对上传、扫描、解析等状态进行显式建模，并记录关键操作日志，可为后续安全审计与责任追踪提供依据；同时通过租户隔离保证不同租户文件互不可见，降低跨租户泄露风险。  </w:t>
      </w:r>
    </w:p>
    <w:p w14:paraId="0430C813">
      <w:r>
        <w:t xml:space="preserve"> </w:t>
      </w:r>
    </w:p>
    <w:p w14:paraId="5E783174">
      <w:pPr>
        <w:pStyle w:val="46"/>
        <w:spacing w:before="120" w:after="120"/>
      </w:pPr>
      <w:bookmarkStart w:id="69" w:name="_Toc227713275"/>
      <w:r>
        <w:t>6.4 案例 1：流式链路的可视化执行</w:t>
      </w:r>
      <w:bookmarkEnd w:id="69"/>
    </w:p>
    <w:p w14:paraId="6D86284C">
      <w:pPr>
        <w:rPr>
          <w:rFonts w:hint="eastAsia"/>
        </w:rPr>
      </w:pPr>
      <w:r>
        <w:t>本案例展示用户通过流式接口触发链式工作流，并实时观察 Planner/Executor/Check 的过程输出。与传统“一问一答”不同，用户可以看到：系统是否进行了规划、是否调用了工具、以及校验是否通过，从而降低“黑盒交互”的不确定性。</w:t>
      </w:r>
    </w:p>
    <w:p w14:paraId="142CC3C3">
      <w:r>
        <w:t>用户输入示例：给出一个需要多步完成的任务目标，例如“根据某份文档回答某条事实，并给出依据”。</w:t>
      </w:r>
    </w:p>
    <w:p w14:paraId="6FA94992">
      <w:r>
        <w:t>SSE 事件流示例：前端按事件类型消费并渲染。</w:t>
      </w:r>
    </w:p>
    <w:p w14:paraId="4D583E9B">
      <w:r>
        <w:t>从工程角度看，SSE 事件将“过程状态”与“内容负载”分离，使得前端能够对不同阶段采取不同展示策略：例如 planner.plan 渲染为结构化计划视图，call.start/end 渲染为工具调用列表与展开详情，check.summary 渲染为评分与理由面板，final 作为最终答案展示。</w:t>
      </w:r>
    </w:p>
    <w:p w14:paraId="4D668DA2">
      <w:r>
        <w:t xml:space="preserve"> </w:t>
      </w:r>
    </w:p>
    <w:p w14:paraId="72546B12">
      <w:pPr>
        <w:pStyle w:val="46"/>
        <w:spacing w:before="120" w:after="120"/>
      </w:pPr>
      <w:bookmarkStart w:id="70" w:name="_Toc227713276"/>
      <w:r>
        <w:t>6.5 案例 2：测评任务的异步执行与结果回放</w:t>
      </w:r>
      <w:bookmarkEnd w:id="70"/>
    </w:p>
    <w:p w14:paraId="30259CA2">
      <w:pPr>
        <w:rPr>
          <w:rFonts w:hint="eastAsia"/>
        </w:rPr>
      </w:pPr>
      <w:r>
        <w:t>本案例展示系统对某个 Agent 进行测评：先选择测评集与目标 Agent，然后启动测评任务；后端投递消息队列并分批执行；前端通过 WebSocket 接收进度与单条结果，支持最终结果回放。</w:t>
      </w:r>
    </w:p>
    <w:p w14:paraId="36F72C07">
      <w:r>
        <w:t>测评启动。用户选择测评集后调用启动接口，后端返回 eva_content_id 与 eva_version_id，标识本次测评运行与版本快照。</w:t>
      </w:r>
    </w:p>
    <w:p w14:paraId="4FFA44C2">
      <w:r>
        <w:t>进度推送。后台消费者每处理一条样例，更新 completed_count，并推送 item_done；全部完成后推送 done。</w:t>
      </w:r>
    </w:p>
    <w:p w14:paraId="343AE03E">
      <w:r>
        <w:t>结果回放。测评结束后，用户可以按 agent_id 查询版本列表与历史测评记录，并查看某次 eva_content 的 content_json 聚合结果，实现“可回放、可对比、可追踪”的评测闭环。</w:t>
      </w:r>
    </w:p>
    <w:p w14:paraId="51B98C74">
      <w:r>
        <w:t xml:space="preserve"> </w:t>
      </w:r>
    </w:p>
    <w:p w14:paraId="0B13EE3C"/>
    <w:p w14:paraId="23EB4D81"/>
    <w:p w14:paraId="161AB18E"/>
    <w:p w14:paraId="229B84D8"/>
    <w:p w14:paraId="2895ADAF"/>
    <w:p w14:paraId="34C6428C"/>
    <w:p w14:paraId="03F22CE2"/>
    <w:p w14:paraId="1A4B8E6D"/>
    <w:p w14:paraId="370E4F51">
      <w:pPr>
        <w:pStyle w:val="35"/>
        <w:spacing w:before="120" w:after="120"/>
      </w:pPr>
      <w:bookmarkStart w:id="71" w:name="_Toc227713277"/>
      <w:r>
        <w:t xml:space="preserve">7 </w:t>
      </w:r>
      <w:r>
        <w:rPr>
          <w:rFonts w:hint="eastAsia"/>
        </w:rPr>
        <w:t xml:space="preserve"> </w:t>
      </w:r>
      <w:r>
        <w:t>讨论与展望</w:t>
      </w:r>
      <w:bookmarkEnd w:id="71"/>
    </w:p>
    <w:p w14:paraId="3B05A57A">
      <w:pPr>
        <w:pStyle w:val="46"/>
        <w:spacing w:before="120" w:after="120"/>
      </w:pPr>
      <w:bookmarkStart w:id="72" w:name="_Toc227713278"/>
      <w:r>
        <w:t>7.1 局限性</w:t>
      </w:r>
      <w:bookmarkEnd w:id="72"/>
    </w:p>
    <w:p w14:paraId="62A41445">
      <w:pPr>
        <w:pStyle w:val="50"/>
        <w:numPr>
          <w:ilvl w:val="0"/>
          <w:numId w:val="11"/>
        </w:numPr>
        <w:spacing w:before="120" w:after="120"/>
        <w:rPr>
          <w:rFonts w:hint="eastAsia"/>
        </w:rPr>
      </w:pPr>
      <w:r>
        <w:t>模型能力边界：</w:t>
      </w:r>
    </w:p>
    <w:p w14:paraId="24772206">
      <w:r>
        <w:t>在高不确定任务中仍可能产生幻觉或错误计划；</w:t>
      </w:r>
    </w:p>
    <w:p w14:paraId="0910413B">
      <w:pPr>
        <w:pStyle w:val="50"/>
        <w:spacing w:before="120" w:after="120"/>
        <w:rPr>
          <w:rFonts w:hint="eastAsia"/>
        </w:rPr>
      </w:pPr>
      <w:r>
        <w:t>检索质量依赖：</w:t>
      </w:r>
    </w:p>
    <w:p w14:paraId="39E67C30">
      <w:r>
        <w:t>索引质量与切分策略对结果影响显著；</w:t>
      </w:r>
    </w:p>
    <w:p w14:paraId="340E0162">
      <w:pPr>
        <w:pStyle w:val="50"/>
        <w:spacing w:before="120" w:after="120"/>
        <w:rPr>
          <w:rFonts w:hint="eastAsia"/>
        </w:rPr>
      </w:pPr>
      <w:r>
        <w:t>工具生态复杂：</w:t>
      </w:r>
    </w:p>
    <w:p w14:paraId="3296FF2E">
      <w:r>
        <w:t>外部工具的可用性、权限与失败模式多样，工程治理成本较高；</w:t>
      </w:r>
    </w:p>
    <w:p w14:paraId="59AE5A77">
      <w:pPr>
        <w:pStyle w:val="50"/>
        <w:spacing w:before="120" w:after="120"/>
        <w:rPr>
          <w:rFonts w:hint="eastAsia"/>
        </w:rPr>
      </w:pPr>
      <w:r>
        <w:t>评测基准不足：</w:t>
      </w:r>
    </w:p>
    <w:p w14:paraId="62AA04FF">
      <w:r>
        <w:t xml:space="preserve">通用评测集难以覆盖企业特定流程与数据分布。  </w:t>
      </w:r>
    </w:p>
    <w:p w14:paraId="2F8E9603">
      <w:r>
        <w:t xml:space="preserve"> </w:t>
      </w:r>
    </w:p>
    <w:p w14:paraId="0C1DAFBC">
      <w:pPr>
        <w:pStyle w:val="46"/>
        <w:spacing w:before="120" w:after="120"/>
      </w:pPr>
      <w:bookmarkStart w:id="73" w:name="_Toc227713279"/>
      <w:r>
        <w:t>7.2 安全与伦理</w:t>
      </w:r>
      <w:bookmarkEnd w:id="73"/>
    </w:p>
    <w:p w14:paraId="69EB6D13">
      <w:r>
        <w:t>应从权限控制、敏感信息过滤、审计日志与失败回滚等方面构建治理机制，明确系统使用边界与责任约束，降低越权与误用风险。</w:t>
      </w:r>
    </w:p>
    <w:p w14:paraId="07C4716F">
      <w:r>
        <w:t xml:space="preserve"> </w:t>
      </w:r>
    </w:p>
    <w:p w14:paraId="164068A6">
      <w:pPr>
        <w:pStyle w:val="46"/>
        <w:spacing w:before="120" w:after="120"/>
      </w:pPr>
      <w:bookmarkStart w:id="74" w:name="_Toc227713280"/>
      <w:r>
        <w:t>7.3 未来工作</w:t>
      </w:r>
      <w:bookmarkEnd w:id="74"/>
    </w:p>
    <w:p w14:paraId="3FFB5A0F">
      <w:r>
        <w:t>随着模型规模持续扩大，如何平衡性能与可部署性仍是开放问题；参数高效微调与模型压缩技术为降低推理成本提供了可行路径</w:t>
      </w:r>
      <w:r>
        <w:rPr>
          <w:vertAlign w:val="superscript"/>
        </w:rPr>
        <w:t>[8]</w:t>
      </w:r>
      <w:r>
        <w:t>。阿里巴巴技术团队</w:t>
      </w:r>
      <w:r>
        <w:rPr>
          <w:vertAlign w:val="superscript"/>
        </w:rPr>
        <w:t>[9]</w:t>
      </w:r>
      <w:r>
        <w:t>将云原生架构界定为基于云原生技术的架构原则与设计模式集合，主张通过容器化、微服务、Serverless 及 DevOps 等技术手段，将应用中的非业务代码最大化剥离，使云设施接管弹性、韧性、安全及可观测性等非功能特性，从而令业务系统具备轻量、敏捷与高度自动化的特征。</w:t>
      </w:r>
      <w:r>
        <w:rPr>
          <w:rFonts w:hint="eastAsia"/>
        </w:rPr>
        <w:t>除此之外,</w:t>
      </w:r>
      <w: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rPr>
        <w:t>,也成了AI发展的新趋势</w:t>
      </w:r>
      <w:r>
        <w:t xml:space="preserve">。  </w:t>
      </w:r>
    </w:p>
    <w:p w14:paraId="1ED6C16C">
      <w:r>
        <w:t xml:space="preserve"> </w:t>
      </w:r>
    </w:p>
    <w:p w14:paraId="17CAC83A"/>
    <w:p w14:paraId="3A78CA37"/>
    <w:p w14:paraId="5BAEC7B2"/>
    <w:p w14:paraId="5944FCD4"/>
    <w:p w14:paraId="2FC711D8">
      <w:pPr>
        <w:pStyle w:val="35"/>
        <w:spacing w:before="120" w:after="120"/>
      </w:pPr>
      <w:bookmarkStart w:id="75" w:name="_Toc227713281"/>
      <w:r>
        <w:t xml:space="preserve">8 </w:t>
      </w:r>
      <w:r>
        <w:rPr>
          <w:rFonts w:hint="eastAsia"/>
        </w:rPr>
        <w:t xml:space="preserve"> </w:t>
      </w:r>
      <w:r>
        <w:t>结论</w:t>
      </w:r>
      <w:bookmarkEnd w:id="75"/>
    </w:p>
    <w:p w14:paraId="03045B7F">
      <w:r>
        <w:t>本文围绕 LLM 智能体在开放场景中的可靠性与工程落地难题，提出了以“规划—检索—推理—行动—记忆—反思”为核心的闭环框架，并实现前后端分离原型系统 Agentlz。系统通过 Planner—Executor—Check 链式工作流提升多步任务执行的可控性，通过 RAG 链路增强知识注入与证据可追溯性，通过 WebSocket 与消息队列实现异步执行与实时反馈，并结合多租户鉴权与审计机制提升可运维性与安全性。实验设计与原型验证表明：闭环框架在复杂任务场景下具有较好的可用性与可扩展性，为构建企业级 LLM Agent 提供了可实现的参考架构与工程范式。</w:t>
      </w:r>
    </w:p>
    <w:p w14:paraId="5936CA50">
      <w:r>
        <w:t xml:space="preserve"> </w:t>
      </w:r>
    </w:p>
    <w:p w14:paraId="4E51FFEA"/>
    <w:p w14:paraId="5EF026C8"/>
    <w:p w14:paraId="07532458"/>
    <w:p w14:paraId="49F897BD"/>
    <w:p w14:paraId="5C8B310C"/>
    <w:p w14:paraId="192AAA10"/>
    <w:p w14:paraId="45CFB19B"/>
    <w:p w14:paraId="0729BD60"/>
    <w:p w14:paraId="6EDF5635"/>
    <w:p w14:paraId="24111304"/>
    <w:p w14:paraId="04D27F92"/>
    <w:p w14:paraId="0D435703"/>
    <w:p w14:paraId="6EE3AF9C"/>
    <w:p w14:paraId="156383BB"/>
    <w:p w14:paraId="5878FA95">
      <w:pPr>
        <w:pStyle w:val="46"/>
        <w:spacing w:before="120" w:after="120"/>
      </w:pPr>
      <w:bookmarkStart w:id="76" w:name="_Toc227713282"/>
      <w:r>
        <w:t>参考文献</w:t>
      </w:r>
      <w:bookmarkEnd w:id="76"/>
    </w:p>
    <w:p w14:paraId="67D90290">
      <w:r>
        <w:t>[1] Yao S, Zhao J, Yu D, et al. ReAct: Synergizing reasoning and acting in language models[J]. arXiv preprint arXiv:2210.03629, 2022.</w:t>
      </w:r>
    </w:p>
    <w:p w14:paraId="41B76FEC">
      <w:r>
        <w:t>[2] Wu T, et al. AutoGen: Enabling next-gen LLM applications via multi-agent conversation[J]. arXiv preprint arXiv:2308.08155, 2023.</w:t>
      </w:r>
    </w:p>
    <w:p w14:paraId="1063D35B">
      <w:r>
        <w:t>[3] Fielding R T. Architectural styles and the design of network-based software architectures[D]. University of California, Irvine, 2000.</w:t>
      </w:r>
    </w:p>
    <w:p w14:paraId="14599198">
      <w:r>
        <w:t xml:space="preserve">[4] LangChain Documentation[EB/OL]. </w:t>
      </w:r>
      <w:r>
        <w:rPr>
          <w:color w:val="0563C1"/>
          <w:u w:val="single"/>
        </w:rPr>
        <w:t>https://python.langchain.com/</w:t>
      </w:r>
      <w:r>
        <w:t xml:space="preserve"> .</w:t>
      </w:r>
    </w:p>
    <w:p w14:paraId="61D9A061">
      <w:r>
        <w:t xml:space="preserve">[5] OpenAI. Best practices for prompt engineering with OpenAI API[EB/OL]. </w:t>
      </w:r>
      <w:r>
        <w:rPr>
          <w:color w:val="0563C1"/>
          <w:u w:val="single"/>
        </w:rPr>
        <w:t>https://platform.openai.com/docs/guides/prompt-engineering</w:t>
      </w:r>
      <w:r>
        <w:t xml:space="preserve"> .</w:t>
      </w:r>
    </w:p>
    <w:p w14:paraId="4142405B">
      <w:r>
        <w:t>[6] 肖涵. FastAPI Web开发实战[M]. 北京: 电子工业出版社, 2022.</w:t>
      </w:r>
    </w:p>
    <w:p w14:paraId="6E75CD31">
      <w:r>
        <w:t>[7] 程墨. React设计模式与最佳实践[M]. 北京: 人民邮电出版社, 2021.</w:t>
      </w:r>
    </w:p>
    <w:p w14:paraId="2DFDCF28">
      <w:r>
        <w:t>[8] Wang L, Ma C, Feng X, et al. A survey on large language model based autonomous agents[EB/OL]. 2024.</w:t>
      </w:r>
    </w:p>
    <w:p w14:paraId="7FA282D4">
      <w:r>
        <w:t>[9] 阿里巴巴技术团队. 云原生架构白皮书[R]. 202</w:t>
      </w:r>
      <w:r>
        <w:rPr>
          <w:rFonts w:hint="eastAsia"/>
        </w:rPr>
        <w:t>2</w:t>
      </w:r>
      <w:r>
        <w:t xml:space="preserve">. </w:t>
      </w:r>
    </w:p>
    <w:p w14:paraId="2C014E7A"/>
    <w:p w14:paraId="4A668A6D"/>
    <w:p w14:paraId="6140A2E3"/>
    <w:p w14:paraId="656BABF7"/>
    <w:p w14:paraId="1B204D50"/>
    <w:p w14:paraId="3529E7E9"/>
    <w:p w14:paraId="1684D66F"/>
    <w:p w14:paraId="38C9FC02"/>
    <w:p w14:paraId="563D2AEB"/>
    <w:p w14:paraId="4CECA751">
      <w:pPr>
        <w:pStyle w:val="35"/>
        <w:spacing w:before="120" w:after="120"/>
      </w:pPr>
      <w:bookmarkStart w:id="77" w:name="_Toc227713283"/>
      <w:r>
        <w:t>致谢</w:t>
      </w:r>
      <w:bookmarkEnd w:id="77"/>
    </w:p>
    <w:p w14:paraId="2DDBA7BE">
      <w:r>
        <w:t>感谢指导教师在选题、研究方法与论文撰写过程中给予的指导与建议；感谢课题组同学在系统联调与测试中的支持；感谢开源社区在 FastAPI、LangChain、React 等生态中提供的工具与经验，为本研究的工程实现提供了重要基础。</w:t>
      </w:r>
    </w:p>
    <w:p w14:paraId="5D54F907">
      <w:r>
        <w:t xml:space="preserve"> </w:t>
      </w:r>
    </w:p>
    <w:p w14:paraId="7B12A7D2"/>
    <w:p w14:paraId="10BA508C"/>
    <w:p w14:paraId="5415AB56"/>
    <w:p w14:paraId="625A5987"/>
    <w:p w14:paraId="347C2181"/>
    <w:p w14:paraId="35658B3A"/>
    <w:p w14:paraId="3D95E44B"/>
    <w:p w14:paraId="2322407D"/>
    <w:p w14:paraId="43593ADD"/>
    <w:p w14:paraId="54D13B28"/>
    <w:p w14:paraId="560474B6"/>
    <w:p w14:paraId="508131A3"/>
    <w:p w14:paraId="244A7F92"/>
    <w:p w14:paraId="5D63D583"/>
    <w:p w14:paraId="3E10D421"/>
    <w:p w14:paraId="678E548C"/>
    <w:p w14:paraId="39C70BF7"/>
    <w:p w14:paraId="1FE27383">
      <w:pPr>
        <w:pStyle w:val="35"/>
        <w:spacing w:before="120" w:after="120"/>
      </w:pPr>
      <w:bookmarkStart w:id="78" w:name="_Toc227713284"/>
      <w:r>
        <w:t xml:space="preserve">附录 A </w:t>
      </w:r>
      <w:r>
        <w:rPr>
          <w:rFonts w:hint="eastAsia"/>
        </w:rPr>
        <w:t xml:space="preserve"> </w:t>
      </w:r>
      <w:r>
        <w:t>主要缩略语与符号说明</w:t>
      </w:r>
      <w:bookmarkEnd w:id="78"/>
    </w:p>
    <w:p w14:paraId="726CC52B">
      <w:r>
        <w:t>LLM：Large Language Model，大语言模型</w:t>
      </w:r>
    </w:p>
    <w:p w14:paraId="232B0360">
      <w:r>
        <w:t>Agent：智能体</w:t>
      </w:r>
    </w:p>
    <w:p w14:paraId="35BFA86D">
      <w:r>
        <w:t>ReAct：Reasoning + Acting</w:t>
      </w:r>
    </w:p>
    <w:p w14:paraId="124A9423">
      <w:r>
        <w:t>RAG：Retrieval-Augmented Generation，检索增强生成</w:t>
      </w:r>
    </w:p>
    <w:p w14:paraId="483A4AF3">
      <w:r>
        <w:t>WS：WebSocket</w:t>
      </w:r>
    </w:p>
    <w:p w14:paraId="626DF463">
      <w:r>
        <w:t>MQ：Message Queue，消息队列</w:t>
      </w:r>
    </w:p>
    <w:p w14:paraId="4D7626A1">
      <w:r>
        <w:t xml:space="preserve">MCP：Model Context Protocol（工具与模型上下文协议）  </w:t>
      </w:r>
    </w:p>
    <w:p w14:paraId="5CC075CE">
      <w:r>
        <w:t xml:space="preserve"> </w:t>
      </w:r>
    </w:p>
    <w:p w14:paraId="79A7AD49"/>
    <w:p w14:paraId="6148220F"/>
    <w:p w14:paraId="2F3A41B8"/>
    <w:p w14:paraId="0BAFD1BF"/>
    <w:p w14:paraId="039DFF81"/>
    <w:p w14:paraId="76989F1E"/>
    <w:p w14:paraId="723656F4"/>
    <w:p w14:paraId="490CC4F1"/>
    <w:p w14:paraId="4332998B"/>
    <w:p w14:paraId="3D31D0E3"/>
    <w:p w14:paraId="56366A63"/>
    <w:p w14:paraId="06B33508"/>
    <w:p w14:paraId="39F3A3E8"/>
    <w:p w14:paraId="5E743C85">
      <w:pPr>
        <w:pStyle w:val="35"/>
        <w:spacing w:before="120" w:after="120"/>
      </w:pPr>
      <w:bookmarkStart w:id="79" w:name="_Toc227713285"/>
      <w:r>
        <w:t xml:space="preserve">附录 B </w:t>
      </w:r>
      <w:r>
        <w:rPr>
          <w:rFonts w:hint="eastAsia"/>
        </w:rPr>
        <w:t xml:space="preserve"> </w:t>
      </w:r>
      <w:r>
        <w:t>原型系统功能清单（摘要）</w:t>
      </w:r>
      <w:bookmarkEnd w:id="79"/>
    </w:p>
    <w:p w14:paraId="2676554D">
      <w:r>
        <w:t>智能体：创建/配置/运行；Planner—Executor—Check 链式执行；轨迹记录与回放。</w:t>
      </w:r>
    </w:p>
    <w:p w14:paraId="445E322E">
      <w:r>
        <w:t>检索：文档上传、解析、切分、嵌入、索引、查询与上下文组装。</w:t>
      </w:r>
    </w:p>
    <w:p w14:paraId="6019F59E">
      <w:r>
        <w:t>工程能力：多租户鉴权、统一 API 返回、异常处理、WebSocket 实时推送、消息队列异步执行。</w:t>
      </w:r>
    </w:p>
    <w:p w14:paraId="2C42AE9B">
      <w:r>
        <w:t xml:space="preserve">测评：测评集管理、版本快照、测评任务调度与结果聚合。  </w:t>
      </w:r>
    </w:p>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418" w:left="1701" w:header="709" w:footer="709"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AA862">
    <w:pPr>
      <w:pStyle w:val="9"/>
      <w:ind w:firstLine="360"/>
    </w:pPr>
  </w:p>
  <w:p w14:paraId="2AD29BB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3E55D">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E1956">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18B9C">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90886">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EB58A">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D87417"/>
    <w:multiLevelType w:val="multilevel"/>
    <w:tmpl w:val="17D87417"/>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7D061289"/>
    <w:multiLevelType w:val="multilevel"/>
    <w:tmpl w:val="7D061289"/>
    <w:lvl w:ilvl="0" w:tentative="0">
      <w:start w:val="1"/>
      <w:numFmt w:val="decimal"/>
      <w:pStyle w:val="50"/>
      <w:lvlText w:val="%1、"/>
      <w:lvlJc w:val="left"/>
      <w:pPr>
        <w:ind w:left="1008" w:hanging="440"/>
      </w:pPr>
      <w:rPr>
        <w:rFonts w:hint="eastAsia"/>
      </w:rPr>
    </w:lvl>
    <w:lvl w:ilvl="1" w:tentative="0">
      <w:start w:val="1"/>
      <w:numFmt w:val="lowerLetter"/>
      <w:lvlText w:val="%2)"/>
      <w:lvlJc w:val="left"/>
      <w:pPr>
        <w:ind w:left="1448" w:hanging="440"/>
      </w:pPr>
    </w:lvl>
    <w:lvl w:ilvl="2" w:tentative="0">
      <w:start w:val="1"/>
      <w:numFmt w:val="lowerRoman"/>
      <w:lvlText w:val="%3."/>
      <w:lvlJc w:val="right"/>
      <w:pPr>
        <w:ind w:left="1888" w:hanging="440"/>
      </w:pPr>
    </w:lvl>
    <w:lvl w:ilvl="3" w:tentative="0">
      <w:start w:val="1"/>
      <w:numFmt w:val="decimal"/>
      <w:lvlText w:val="%4."/>
      <w:lvlJc w:val="left"/>
      <w:pPr>
        <w:ind w:left="2328" w:hanging="440"/>
      </w:pPr>
    </w:lvl>
    <w:lvl w:ilvl="4" w:tentative="0">
      <w:start w:val="1"/>
      <w:numFmt w:val="lowerLetter"/>
      <w:lvlText w:val="%5)"/>
      <w:lvlJc w:val="left"/>
      <w:pPr>
        <w:ind w:left="2768" w:hanging="440"/>
      </w:pPr>
    </w:lvl>
    <w:lvl w:ilvl="5" w:tentative="0">
      <w:start w:val="1"/>
      <w:numFmt w:val="lowerRoman"/>
      <w:lvlText w:val="%6."/>
      <w:lvlJc w:val="right"/>
      <w:pPr>
        <w:ind w:left="3208" w:hanging="440"/>
      </w:pPr>
    </w:lvl>
    <w:lvl w:ilvl="6" w:tentative="0">
      <w:start w:val="1"/>
      <w:numFmt w:val="decimal"/>
      <w:lvlText w:val="%7."/>
      <w:lvlJc w:val="left"/>
      <w:pPr>
        <w:ind w:left="3648" w:hanging="440"/>
      </w:pPr>
    </w:lvl>
    <w:lvl w:ilvl="7" w:tentative="0">
      <w:start w:val="1"/>
      <w:numFmt w:val="lowerLetter"/>
      <w:lvlText w:val="%8)"/>
      <w:lvlJc w:val="left"/>
      <w:pPr>
        <w:ind w:left="4088" w:hanging="440"/>
      </w:pPr>
    </w:lvl>
    <w:lvl w:ilvl="8" w:tentative="0">
      <w:start w:val="1"/>
      <w:numFmt w:val="lowerRoman"/>
      <w:lvlText w:val="%9."/>
      <w:lvlJc w:val="right"/>
      <w:pPr>
        <w:ind w:left="4528" w:hanging="440"/>
      </w:pPr>
    </w:lvl>
  </w:abstractNum>
  <w:num w:numId="1">
    <w:abstractNumId w:val="1"/>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倾盆大雨">
    <w15:presenceInfo w15:providerId="WPS Office" w15:userId="747828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trackRevisions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F69"/>
    <w:rsid w:val="0000785C"/>
    <w:rsid w:val="0002393A"/>
    <w:rsid w:val="00086074"/>
    <w:rsid w:val="000D4B74"/>
    <w:rsid w:val="00116222"/>
    <w:rsid w:val="0015635E"/>
    <w:rsid w:val="00163AF0"/>
    <w:rsid w:val="00183835"/>
    <w:rsid w:val="00203ED1"/>
    <w:rsid w:val="00241650"/>
    <w:rsid w:val="002461B2"/>
    <w:rsid w:val="00274368"/>
    <w:rsid w:val="002A3BB5"/>
    <w:rsid w:val="002B2EBD"/>
    <w:rsid w:val="002C5494"/>
    <w:rsid w:val="002E4772"/>
    <w:rsid w:val="00315ACB"/>
    <w:rsid w:val="003625A3"/>
    <w:rsid w:val="00384853"/>
    <w:rsid w:val="003E1F69"/>
    <w:rsid w:val="003E727E"/>
    <w:rsid w:val="003F07EC"/>
    <w:rsid w:val="003F342B"/>
    <w:rsid w:val="00404390"/>
    <w:rsid w:val="00446863"/>
    <w:rsid w:val="00490954"/>
    <w:rsid w:val="004A7544"/>
    <w:rsid w:val="00513441"/>
    <w:rsid w:val="00584FEB"/>
    <w:rsid w:val="005B6AA8"/>
    <w:rsid w:val="00602FCA"/>
    <w:rsid w:val="00647715"/>
    <w:rsid w:val="0067783A"/>
    <w:rsid w:val="006E22E9"/>
    <w:rsid w:val="006E5B6D"/>
    <w:rsid w:val="0071139B"/>
    <w:rsid w:val="007437B1"/>
    <w:rsid w:val="00780991"/>
    <w:rsid w:val="007A0AA3"/>
    <w:rsid w:val="007D625A"/>
    <w:rsid w:val="007E7F61"/>
    <w:rsid w:val="007F41B7"/>
    <w:rsid w:val="008F1FAF"/>
    <w:rsid w:val="00923F84"/>
    <w:rsid w:val="00936613"/>
    <w:rsid w:val="00951736"/>
    <w:rsid w:val="009826D3"/>
    <w:rsid w:val="009E3B37"/>
    <w:rsid w:val="009E4DC2"/>
    <w:rsid w:val="00A00404"/>
    <w:rsid w:val="00A11420"/>
    <w:rsid w:val="00A32E30"/>
    <w:rsid w:val="00A42BA5"/>
    <w:rsid w:val="00A53059"/>
    <w:rsid w:val="00A751D6"/>
    <w:rsid w:val="00A76293"/>
    <w:rsid w:val="00A912D3"/>
    <w:rsid w:val="00A979B5"/>
    <w:rsid w:val="00AF38DD"/>
    <w:rsid w:val="00B16140"/>
    <w:rsid w:val="00B319CB"/>
    <w:rsid w:val="00B8420E"/>
    <w:rsid w:val="00B9318D"/>
    <w:rsid w:val="00B93309"/>
    <w:rsid w:val="00B963FB"/>
    <w:rsid w:val="00BC3E63"/>
    <w:rsid w:val="00BD138A"/>
    <w:rsid w:val="00C204EF"/>
    <w:rsid w:val="00C50EB5"/>
    <w:rsid w:val="00C73AD2"/>
    <w:rsid w:val="00C85AC2"/>
    <w:rsid w:val="00C87CDD"/>
    <w:rsid w:val="00CA4F3C"/>
    <w:rsid w:val="00D220BB"/>
    <w:rsid w:val="00D52042"/>
    <w:rsid w:val="00DD6E50"/>
    <w:rsid w:val="00DD7FC3"/>
    <w:rsid w:val="00E33630"/>
    <w:rsid w:val="00E35E18"/>
    <w:rsid w:val="00E85B96"/>
    <w:rsid w:val="00E87928"/>
    <w:rsid w:val="00EC4D58"/>
    <w:rsid w:val="00F03AF2"/>
    <w:rsid w:val="00F23E48"/>
    <w:rsid w:val="00F563FF"/>
    <w:rsid w:val="00F65609"/>
    <w:rsid w:val="00FE326C"/>
    <w:rsid w:val="6CD73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120" w:line="360" w:lineRule="auto"/>
      <w:ind w:firstLine="480" w:firstLineChars="200"/>
    </w:pPr>
    <w:rPr>
      <w:rFonts w:ascii="Times New Roman" w:hAnsi="Times New Roman" w:eastAsia="宋体" w:cstheme="minorBidi"/>
      <w:kern w:val="2"/>
      <w:sz w:val="24"/>
      <w:szCs w:val="24"/>
      <w:lang w:val="en-US" w:eastAsia="zh-CN" w:bidi="ar-SA"/>
      <w14:ligatures w14:val="standardContextual"/>
    </w:rPr>
  </w:style>
  <w:style w:type="paragraph" w:styleId="2">
    <w:name w:val="heading 1"/>
    <w:link w:val="40"/>
    <w:qFormat/>
    <w:uiPriority w:val="9"/>
    <w:pPr>
      <w:keepNext/>
      <w:keepLines/>
      <w:widowControl w:val="0"/>
      <w:spacing w:before="480" w:after="80" w:line="278" w:lineRule="auto"/>
      <w:outlineLvl w:val="0"/>
    </w:pPr>
    <w:rPr>
      <w:rFonts w:asciiTheme="majorHAnsi" w:hAnsiTheme="majorHAnsi" w:eastAsiaTheme="majorEastAsia" w:cstheme="majorBidi"/>
      <w:color w:val="104862" w:themeColor="accent1" w:themeShade="BF"/>
      <w:kern w:val="2"/>
      <w:sz w:val="48"/>
      <w:szCs w:val="48"/>
      <w:lang w:val="en-US" w:eastAsia="zh-CN" w:bidi="ar-SA"/>
      <w14:ligatures w14:val="standardContextual"/>
    </w:rPr>
  </w:style>
  <w:style w:type="paragraph" w:styleId="3">
    <w:name w:val="heading 2"/>
    <w:unhideWhenUsed/>
    <w:qFormat/>
    <w:uiPriority w:val="9"/>
    <w:pPr>
      <w:keepNext/>
      <w:keepLines/>
      <w:widowControl w:val="0"/>
      <w:spacing w:before="160" w:after="80" w:line="278" w:lineRule="auto"/>
      <w:outlineLvl w:val="1"/>
    </w:pPr>
    <w:rPr>
      <w:rFonts w:asciiTheme="majorHAnsi" w:hAnsiTheme="majorHAnsi" w:eastAsiaTheme="majorEastAsia" w:cstheme="majorBidi"/>
      <w:color w:val="104862" w:themeColor="accent1" w:themeShade="BF"/>
      <w:kern w:val="2"/>
      <w:sz w:val="40"/>
      <w:szCs w:val="40"/>
      <w:lang w:val="en-US" w:eastAsia="zh-CN" w:bidi="ar-SA"/>
      <w14:ligatures w14:val="standardContextual"/>
    </w:rPr>
  </w:style>
  <w:style w:type="paragraph" w:styleId="4">
    <w:name w:val="heading 3"/>
    <w:unhideWhenUsed/>
    <w:qFormat/>
    <w:uiPriority w:val="9"/>
    <w:pPr>
      <w:keepNext/>
      <w:keepLines/>
      <w:widowControl w:val="0"/>
      <w:spacing w:before="160" w:after="80" w:line="278" w:lineRule="auto"/>
      <w:outlineLvl w:val="2"/>
    </w:pPr>
    <w:rPr>
      <w:rFonts w:asciiTheme="majorHAnsi" w:hAnsiTheme="majorHAnsi" w:eastAsiaTheme="majorEastAsia" w:cstheme="majorBidi"/>
      <w:color w:val="104862" w:themeColor="accent1" w:themeShade="BF"/>
      <w:kern w:val="2"/>
      <w:sz w:val="32"/>
      <w:szCs w:val="32"/>
      <w:lang w:val="en-US" w:eastAsia="zh-CN" w:bidi="ar-SA"/>
      <w14:ligatures w14:val="standardContextual"/>
    </w:rPr>
  </w:style>
  <w:style w:type="paragraph" w:styleId="5">
    <w:name w:val="heading 4"/>
    <w:semiHidden/>
    <w:unhideWhenUsed/>
    <w:qFormat/>
    <w:uiPriority w:val="9"/>
    <w:pPr>
      <w:keepNext/>
      <w:keepLines/>
      <w:widowControl w:val="0"/>
      <w:spacing w:before="80" w:after="40" w:line="278" w:lineRule="auto"/>
      <w:outlineLvl w:val="3"/>
    </w:pPr>
    <w:rPr>
      <w:rFonts w:asciiTheme="minorHAnsi" w:hAnsiTheme="minorHAnsi" w:eastAsiaTheme="minorEastAsia" w:cstheme="majorBidi"/>
      <w:color w:val="104862" w:themeColor="accent1" w:themeShade="BF"/>
      <w:kern w:val="2"/>
      <w:sz w:val="28"/>
      <w:szCs w:val="28"/>
      <w:lang w:val="en-US" w:eastAsia="zh-CN" w:bidi="ar-SA"/>
      <w14:ligatures w14:val="standardContextual"/>
    </w:rPr>
  </w:style>
  <w:style w:type="paragraph" w:styleId="6">
    <w:name w:val="heading 5"/>
    <w:semiHidden/>
    <w:unhideWhenUsed/>
    <w:qFormat/>
    <w:uiPriority w:val="9"/>
    <w:pPr>
      <w:keepNext/>
      <w:keepLines/>
      <w:widowControl w:val="0"/>
      <w:spacing w:before="80" w:after="40" w:line="278" w:lineRule="auto"/>
      <w:outlineLvl w:val="4"/>
    </w:pPr>
    <w:rPr>
      <w:rFonts w:asciiTheme="minorHAnsi" w:hAnsiTheme="minorHAnsi" w:eastAsiaTheme="minorEastAsia" w:cstheme="majorBidi"/>
      <w:color w:val="104862" w:themeColor="accent1" w:themeShade="BF"/>
      <w:kern w:val="2"/>
      <w:sz w:val="24"/>
      <w:szCs w:val="24"/>
      <w:lang w:val="en-US" w:eastAsia="zh-CN" w:bidi="ar-SA"/>
      <w14:ligatures w14:val="standardContextual"/>
    </w:rPr>
  </w:style>
  <w:style w:type="paragraph" w:styleId="7">
    <w:name w:val="heading 6"/>
    <w:semiHidden/>
    <w:unhideWhenUsed/>
    <w:qFormat/>
    <w:uiPriority w:val="9"/>
    <w:pPr>
      <w:keepNext/>
      <w:keepLines/>
      <w:widowControl w:val="0"/>
      <w:spacing w:before="40" w:after="0" w:line="278" w:lineRule="auto"/>
      <w:outlineLvl w:val="5"/>
    </w:pPr>
    <w:rPr>
      <w:rFonts w:asciiTheme="minorHAnsi" w:hAnsiTheme="minorHAnsi" w:eastAsiaTheme="minorEastAsia" w:cstheme="majorBidi"/>
      <w:b/>
      <w:bCs/>
      <w:color w:val="104862" w:themeColor="accent1" w:themeShade="BF"/>
      <w:kern w:val="2"/>
      <w:sz w:val="22"/>
      <w:szCs w:val="24"/>
      <w:lang w:val="en-US" w:eastAsia="zh-CN" w:bidi="ar-SA"/>
      <w14:ligatures w14:val="standardContextua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autoRedefine/>
    <w:unhideWhenUsed/>
    <w:uiPriority w:val="39"/>
    <w:pPr>
      <w:widowControl/>
      <w:adjustRightInd/>
      <w:snapToGrid/>
      <w:spacing w:after="100" w:line="259" w:lineRule="auto"/>
      <w:ind w:left="440" w:firstLine="0" w:firstLineChars="0"/>
    </w:pPr>
    <w:rPr>
      <w:rFonts w:cs="Times New Roman" w:asciiTheme="minorHAnsi" w:hAnsiTheme="minorHAnsi" w:eastAsiaTheme="minorEastAsia"/>
      <w:kern w:val="0"/>
      <w:sz w:val="22"/>
      <w:szCs w:val="22"/>
      <w14:ligatures w14:val="none"/>
    </w:rPr>
  </w:style>
  <w:style w:type="paragraph" w:styleId="9">
    <w:name w:val="footer"/>
    <w:basedOn w:val="1"/>
    <w:link w:val="43"/>
    <w:unhideWhenUsed/>
    <w:uiPriority w:val="99"/>
    <w:pPr>
      <w:tabs>
        <w:tab w:val="center" w:pos="4153"/>
        <w:tab w:val="right" w:pos="8306"/>
      </w:tabs>
      <w:spacing w:line="240" w:lineRule="auto"/>
    </w:pPr>
    <w:rPr>
      <w:sz w:val="18"/>
      <w:szCs w:val="18"/>
    </w:rPr>
  </w:style>
  <w:style w:type="paragraph" w:styleId="10">
    <w:name w:val="header"/>
    <w:basedOn w:val="1"/>
    <w:link w:val="42"/>
    <w:unhideWhenUsed/>
    <w:uiPriority w:val="99"/>
    <w:pPr>
      <w:tabs>
        <w:tab w:val="center" w:pos="4153"/>
        <w:tab w:val="right" w:pos="8306"/>
      </w:tabs>
      <w:spacing w:line="240" w:lineRule="auto"/>
      <w:jc w:val="center"/>
    </w:pPr>
    <w:rPr>
      <w:sz w:val="18"/>
      <w:szCs w:val="18"/>
    </w:rPr>
  </w:style>
  <w:style w:type="paragraph" w:styleId="11">
    <w:name w:val="toc 1"/>
    <w:basedOn w:val="1"/>
    <w:next w:val="1"/>
    <w:autoRedefine/>
    <w:unhideWhenUsed/>
    <w:qFormat/>
    <w:uiPriority w:val="39"/>
    <w:pPr>
      <w:widowControl/>
      <w:tabs>
        <w:tab w:val="right" w:leader="dot" w:pos="9061"/>
      </w:tabs>
      <w:adjustRightInd/>
      <w:snapToGrid/>
      <w:spacing w:after="100" w:line="259" w:lineRule="auto"/>
      <w:ind w:firstLine="0" w:firstLineChars="0"/>
    </w:pPr>
    <w:rPr>
      <w:rFonts w:ascii="黑体" w:hAnsi="黑体" w:eastAsia="黑体" w:cs="Times New Roman"/>
      <w:kern w:val="0"/>
      <w14:ligatures w14:val="none"/>
    </w:rPr>
  </w:style>
  <w:style w:type="paragraph" w:styleId="12">
    <w:name w:val="footnote text"/>
    <w:link w:val="23"/>
    <w:semiHidden/>
    <w:unhideWhenUsed/>
    <w:uiPriority w:val="99"/>
    <w:pPr>
      <w:spacing w:after="0" w:line="240" w:lineRule="auto"/>
    </w:pPr>
    <w:rPr>
      <w:rFonts w:asciiTheme="minorHAnsi" w:hAnsiTheme="minorHAnsi" w:eastAsiaTheme="minorEastAsia" w:cstheme="minorBidi"/>
      <w:kern w:val="2"/>
      <w:sz w:val="20"/>
      <w:szCs w:val="20"/>
      <w:lang w:val="en-US" w:eastAsia="zh-CN" w:bidi="ar-SA"/>
      <w14:ligatures w14:val="standardContextual"/>
    </w:rPr>
  </w:style>
  <w:style w:type="paragraph" w:styleId="13">
    <w:name w:val="toc 2"/>
    <w:basedOn w:val="1"/>
    <w:next w:val="1"/>
    <w:autoRedefine/>
    <w:unhideWhenUsed/>
    <w:uiPriority w:val="39"/>
    <w:pPr>
      <w:widowControl/>
      <w:tabs>
        <w:tab w:val="right" w:leader="dot" w:pos="9061"/>
      </w:tabs>
      <w:adjustRightInd/>
      <w:snapToGrid/>
      <w:spacing w:after="100" w:line="259" w:lineRule="auto"/>
      <w:ind w:left="220" w:firstLine="0" w:firstLineChars="0"/>
    </w:pPr>
    <w:rPr>
      <w:rFonts w:ascii="宋体" w:hAnsi="宋体" w:cs="Times New Roman"/>
      <w:kern w:val="0"/>
      <w14:ligatures w14:val="none"/>
    </w:rPr>
  </w:style>
  <w:style w:type="paragraph" w:styleId="14">
    <w:name w:val="Title"/>
    <w:link w:val="33"/>
    <w:qFormat/>
    <w:uiPriority w:val="10"/>
    <w:pPr>
      <w:widowControl w:val="0"/>
      <w:spacing w:after="80" w:line="240" w:lineRule="auto"/>
      <w:contextualSpacing/>
      <w:jc w:val="center"/>
    </w:pPr>
    <w:rPr>
      <w:rFonts w:asciiTheme="majorHAnsi" w:hAnsiTheme="majorHAnsi" w:eastAsiaTheme="majorEastAsia" w:cstheme="majorBidi"/>
      <w:spacing w:val="-10"/>
      <w:kern w:val="28"/>
      <w:sz w:val="56"/>
      <w:szCs w:val="56"/>
      <w:lang w:val="en-US" w:eastAsia="zh-CN" w:bidi="ar-SA"/>
      <w14:ligatures w14:val="standardContextual"/>
    </w:rPr>
  </w:style>
  <w:style w:type="table" w:styleId="16">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line number"/>
    <w:basedOn w:val="17"/>
    <w:semiHidden/>
    <w:unhideWhenUsed/>
    <w:qFormat/>
    <w:uiPriority w:val="99"/>
  </w:style>
  <w:style w:type="character" w:styleId="19">
    <w:name w:val="Hyperlink"/>
    <w:unhideWhenUsed/>
    <w:qFormat/>
    <w:uiPriority w:val="99"/>
    <w:rPr>
      <w:color w:val="0563C1"/>
      <w:u w:val="single"/>
    </w:rPr>
  </w:style>
  <w:style w:type="character" w:styleId="20">
    <w:name w:val="footnote reference"/>
    <w:semiHidden/>
    <w:unhideWhenUsed/>
    <w:uiPriority w:val="99"/>
    <w:rPr>
      <w:vertAlign w:val="superscript"/>
    </w:rPr>
  </w:style>
  <w:style w:type="paragraph" w:customStyle="1" w:styleId="21">
    <w:name w:val="要点1"/>
    <w:qFormat/>
    <w:uiPriority w:val="0"/>
    <w:pPr>
      <w:spacing w:after="160" w:line="278" w:lineRule="auto"/>
    </w:pPr>
    <w:rPr>
      <w:rFonts w:asciiTheme="minorHAnsi" w:hAnsiTheme="minorHAnsi" w:eastAsiaTheme="minorEastAsia" w:cstheme="minorBidi"/>
      <w:b/>
      <w:bCs/>
      <w:kern w:val="2"/>
      <w:sz w:val="22"/>
      <w:szCs w:val="24"/>
      <w:lang w:val="en-US" w:eastAsia="zh-CN" w:bidi="ar-SA"/>
      <w14:ligatures w14:val="standardContextual"/>
    </w:rPr>
  </w:style>
  <w:style w:type="paragraph" w:styleId="22">
    <w:name w:val="List Paragraph"/>
    <w:qFormat/>
    <w:uiPriority w:val="34"/>
    <w:pPr>
      <w:widowControl w:val="0"/>
      <w:spacing w:after="160" w:line="278" w:lineRule="auto"/>
      <w:ind w:left="720"/>
      <w:contextualSpacing/>
    </w:pPr>
    <w:rPr>
      <w:rFonts w:asciiTheme="minorHAnsi" w:hAnsiTheme="minorHAnsi" w:eastAsiaTheme="minorEastAsia" w:cstheme="minorBidi"/>
      <w:kern w:val="2"/>
      <w:sz w:val="22"/>
      <w:szCs w:val="24"/>
      <w:lang w:val="en-US" w:eastAsia="zh-CN" w:bidi="ar-SA"/>
      <w14:ligatures w14:val="standardContextual"/>
    </w:rPr>
  </w:style>
  <w:style w:type="character" w:customStyle="1" w:styleId="23">
    <w:name w:val="脚注文本 字符"/>
    <w:link w:val="12"/>
    <w:semiHidden/>
    <w:unhideWhenUsed/>
    <w:qFormat/>
    <w:uiPriority w:val="99"/>
    <w:rPr>
      <w:sz w:val="20"/>
      <w:szCs w:val="20"/>
    </w:rPr>
  </w:style>
  <w:style w:type="paragraph" w:customStyle="1" w:styleId="24">
    <w:name w:val="文本-4"/>
    <w:basedOn w:val="25"/>
    <w:link w:val="28"/>
    <w:uiPriority w:val="0"/>
    <w:rPr>
      <w:b w:val="0"/>
      <w:bCs/>
      <w:szCs w:val="36"/>
    </w:rPr>
  </w:style>
  <w:style w:type="paragraph" w:customStyle="1" w:styleId="25">
    <w:name w:val="标题-3"/>
    <w:basedOn w:val="26"/>
    <w:next w:val="24"/>
    <w:link w:val="29"/>
    <w:uiPriority w:val="0"/>
    <w:rPr>
      <w:sz w:val="24"/>
    </w:rPr>
  </w:style>
  <w:style w:type="paragraph" w:customStyle="1" w:styleId="26">
    <w:name w:val="标题-2"/>
    <w:basedOn w:val="27"/>
    <w:next w:val="24"/>
    <w:link w:val="30"/>
    <w:uiPriority w:val="0"/>
    <w:rPr>
      <w:sz w:val="28"/>
    </w:rPr>
  </w:style>
  <w:style w:type="paragraph" w:customStyle="1" w:styleId="27">
    <w:name w:val="标题-1"/>
    <w:next w:val="24"/>
    <w:link w:val="31"/>
    <w:uiPriority w:val="0"/>
    <w:pPr>
      <w:spacing w:after="160" w:line="278" w:lineRule="auto"/>
    </w:pPr>
    <w:rPr>
      <w:rFonts w:ascii="宋体" w:hAnsi="宋体" w:eastAsia="宋体" w:cs="黑体"/>
      <w:b/>
      <w:kern w:val="2"/>
      <w:sz w:val="30"/>
      <w:szCs w:val="32"/>
      <w:lang w:val="en-US" w:eastAsia="zh-CN" w:bidi="ar-SA"/>
      <w14:ligatures w14:val="none"/>
    </w:rPr>
  </w:style>
  <w:style w:type="character" w:customStyle="1" w:styleId="28">
    <w:name w:val="文本-4 字符"/>
    <w:basedOn w:val="29"/>
    <w:link w:val="24"/>
    <w:uiPriority w:val="0"/>
    <w:rPr>
      <w:rFonts w:ascii="宋体" w:hAnsi="宋体" w:eastAsia="宋体" w:cs="黑体"/>
      <w:b w:val="0"/>
      <w:bCs/>
      <w:sz w:val="24"/>
      <w:szCs w:val="36"/>
      <w14:ligatures w14:val="none"/>
    </w:rPr>
  </w:style>
  <w:style w:type="character" w:customStyle="1" w:styleId="29">
    <w:name w:val="标题-3 字符"/>
    <w:basedOn w:val="30"/>
    <w:link w:val="25"/>
    <w:qFormat/>
    <w:uiPriority w:val="0"/>
    <w:rPr>
      <w:rFonts w:ascii="宋体" w:hAnsi="宋体" w:eastAsia="宋体" w:cs="黑体"/>
      <w:sz w:val="24"/>
      <w:szCs w:val="32"/>
      <w14:ligatures w14:val="none"/>
    </w:rPr>
  </w:style>
  <w:style w:type="character" w:customStyle="1" w:styleId="30">
    <w:name w:val="标题-2 字符"/>
    <w:basedOn w:val="31"/>
    <w:link w:val="26"/>
    <w:uiPriority w:val="0"/>
    <w:rPr>
      <w:rFonts w:ascii="宋体" w:hAnsi="宋体" w:eastAsia="宋体" w:cs="黑体"/>
      <w:sz w:val="28"/>
      <w:szCs w:val="32"/>
      <w14:ligatures w14:val="none"/>
    </w:rPr>
  </w:style>
  <w:style w:type="character" w:customStyle="1" w:styleId="31">
    <w:name w:val="标题-1 字符"/>
    <w:basedOn w:val="17"/>
    <w:link w:val="27"/>
    <w:uiPriority w:val="0"/>
    <w:rPr>
      <w:rFonts w:ascii="宋体" w:hAnsi="宋体" w:eastAsia="宋体" w:cs="黑体"/>
      <w:b/>
      <w:sz w:val="30"/>
      <w:szCs w:val="32"/>
      <w14:ligatures w14:val="none"/>
    </w:rPr>
  </w:style>
  <w:style w:type="paragraph" w:customStyle="1" w:styleId="32">
    <w:name w:val="主标题"/>
    <w:next w:val="1"/>
    <w:link w:val="34"/>
    <w:qFormat/>
    <w:uiPriority w:val="0"/>
    <w:pPr>
      <w:adjustRightInd w:val="0"/>
      <w:snapToGrid w:val="0"/>
      <w:spacing w:after="0" w:line="360" w:lineRule="auto"/>
      <w:outlineLvl w:val="0"/>
    </w:pPr>
    <w:rPr>
      <w:rFonts w:ascii="Times New Roman" w:hAnsi="Times New Roman" w:eastAsia="黑体" w:cs="黑体"/>
      <w:b/>
      <w:spacing w:val="-10"/>
      <w:kern w:val="28"/>
      <w:sz w:val="44"/>
      <w:szCs w:val="32"/>
      <w:lang w:val="en-US" w:eastAsia="zh-CN" w:bidi="ar-SA"/>
      <w14:ligatures w14:val="none"/>
    </w:rPr>
  </w:style>
  <w:style w:type="character" w:customStyle="1" w:styleId="33">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34">
    <w:name w:val="主标题 字符"/>
    <w:basedOn w:val="33"/>
    <w:link w:val="32"/>
    <w:uiPriority w:val="0"/>
    <w:rPr>
      <w:rFonts w:ascii="Times New Roman" w:hAnsi="Times New Roman" w:eastAsia="黑体" w:cs="黑体"/>
      <w:b/>
      <w:spacing w:val="-10"/>
      <w:kern w:val="28"/>
      <w:sz w:val="44"/>
      <w:szCs w:val="32"/>
      <w14:ligatures w14:val="none"/>
    </w:rPr>
  </w:style>
  <w:style w:type="paragraph" w:customStyle="1" w:styleId="35">
    <w:name w:val="标题1"/>
    <w:basedOn w:val="32"/>
    <w:next w:val="1"/>
    <w:link w:val="36"/>
    <w:qFormat/>
    <w:uiPriority w:val="0"/>
    <w:pPr>
      <w:pageBreakBefore/>
      <w:spacing w:before="50" w:beforeLines="50" w:after="50" w:afterLines="50"/>
      <w:jc w:val="center"/>
    </w:pPr>
    <w:rPr>
      <w:sz w:val="32"/>
    </w:rPr>
  </w:style>
  <w:style w:type="character" w:customStyle="1" w:styleId="36">
    <w:name w:val="标题1 字符"/>
    <w:basedOn w:val="33"/>
    <w:link w:val="35"/>
    <w:qFormat/>
    <w:uiPriority w:val="0"/>
    <w:rPr>
      <w:rFonts w:ascii="Times New Roman" w:hAnsi="Times New Roman" w:eastAsia="黑体" w:cs="黑体"/>
      <w:b/>
      <w:spacing w:val="-10"/>
      <w:kern w:val="28"/>
      <w:sz w:val="32"/>
      <w:szCs w:val="32"/>
      <w14:ligatures w14:val="none"/>
    </w:rPr>
  </w:style>
  <w:style w:type="paragraph" w:customStyle="1" w:styleId="37">
    <w:name w:val="keyword标"/>
    <w:basedOn w:val="35"/>
    <w:next w:val="1"/>
    <w:link w:val="38"/>
    <w:qFormat/>
    <w:uiPriority w:val="0"/>
    <w:pPr>
      <w:pageBreakBefore w:val="0"/>
      <w:jc w:val="left"/>
    </w:pPr>
    <w:rPr>
      <w:sz w:val="28"/>
    </w:rPr>
  </w:style>
  <w:style w:type="character" w:customStyle="1" w:styleId="38">
    <w:name w:val="keyword标 字符"/>
    <w:basedOn w:val="34"/>
    <w:link w:val="37"/>
    <w:qFormat/>
    <w:uiPriority w:val="0"/>
    <w:rPr>
      <w:rFonts w:ascii="Times New Roman" w:hAnsi="Times New Roman" w:eastAsia="黑体" w:cs="黑体"/>
      <w:spacing w:val="-10"/>
      <w:kern w:val="28"/>
      <w:sz w:val="28"/>
      <w:szCs w:val="32"/>
      <w14:ligatures w14:val="none"/>
    </w:rPr>
  </w:style>
  <w:style w:type="paragraph" w:customStyle="1" w:styleId="39">
    <w:name w:val="作者信息栏标题"/>
    <w:basedOn w:val="2"/>
    <w:link w:val="41"/>
    <w:uiPriority w:val="0"/>
    <w:pPr>
      <w:adjustRightInd w:val="0"/>
      <w:snapToGrid w:val="0"/>
      <w:spacing w:before="0" w:after="0" w:line="360" w:lineRule="auto"/>
      <w:outlineLvl w:val="9"/>
    </w:pPr>
    <w:rPr>
      <w:rFonts w:ascii="黑体" w:hAnsi="黑体" w:eastAsia="黑体"/>
      <w:b/>
      <w:color w:val="auto"/>
      <w:sz w:val="30"/>
    </w:rPr>
  </w:style>
  <w:style w:type="character" w:customStyle="1" w:styleId="40">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41">
    <w:name w:val="作者信息栏标题 字符"/>
    <w:basedOn w:val="40"/>
    <w:link w:val="39"/>
    <w:qFormat/>
    <w:uiPriority w:val="0"/>
    <w:rPr>
      <w:rFonts w:ascii="黑体" w:hAnsi="黑体" w:eastAsia="黑体" w:cstheme="majorBidi"/>
      <w:b/>
      <w:color w:val="104862" w:themeColor="accent1" w:themeShade="BF"/>
      <w:sz w:val="30"/>
      <w:szCs w:val="48"/>
    </w:rPr>
  </w:style>
  <w:style w:type="character" w:customStyle="1" w:styleId="42">
    <w:name w:val="页眉 字符"/>
    <w:basedOn w:val="17"/>
    <w:link w:val="10"/>
    <w:uiPriority w:val="99"/>
    <w:rPr>
      <w:rFonts w:ascii="Times New Roman" w:hAnsi="Times New Roman" w:eastAsia="宋体"/>
      <w:sz w:val="18"/>
      <w:szCs w:val="18"/>
    </w:rPr>
  </w:style>
  <w:style w:type="character" w:customStyle="1" w:styleId="43">
    <w:name w:val="页脚 字符"/>
    <w:basedOn w:val="17"/>
    <w:link w:val="9"/>
    <w:qFormat/>
    <w:uiPriority w:val="99"/>
    <w:rPr>
      <w:rFonts w:ascii="Times New Roman" w:hAnsi="Times New Roman" w:eastAsia="宋体"/>
      <w:sz w:val="18"/>
      <w:szCs w:val="18"/>
    </w:rPr>
  </w:style>
  <w:style w:type="paragraph" w:customStyle="1" w:styleId="44">
    <w:name w:val="作者信息"/>
    <w:basedOn w:val="1"/>
    <w:qFormat/>
    <w:uiPriority w:val="0"/>
    <w:pPr>
      <w:ind w:firstLine="0" w:firstLineChars="0"/>
    </w:pPr>
    <w:rPr>
      <w:rFonts w:eastAsia="黑体"/>
      <w:bCs/>
      <w:szCs w:val="21"/>
    </w:rPr>
  </w:style>
  <w:style w:type="character" w:customStyle="1" w:styleId="45">
    <w:name w:val="论文基本文字"/>
    <w:qFormat/>
    <w:uiPriority w:val="1"/>
    <w:rPr>
      <w:rFonts w:ascii="Times New Roman" w:hAnsi="Times New Roman" w:eastAsia="宋体"/>
      <w:bCs/>
      <w:sz w:val="24"/>
    </w:rPr>
  </w:style>
  <w:style w:type="paragraph" w:customStyle="1" w:styleId="46">
    <w:name w:val="标题1.1"/>
    <w:basedOn w:val="35"/>
    <w:next w:val="1"/>
    <w:link w:val="47"/>
    <w:qFormat/>
    <w:uiPriority w:val="0"/>
    <w:pPr>
      <w:pageBreakBefore w:val="0"/>
      <w:jc w:val="left"/>
      <w:outlineLvl w:val="1"/>
    </w:pPr>
    <w:rPr>
      <w:sz w:val="24"/>
    </w:rPr>
  </w:style>
  <w:style w:type="character" w:customStyle="1" w:styleId="47">
    <w:name w:val="标题1.1 字符"/>
    <w:basedOn w:val="36"/>
    <w:link w:val="46"/>
    <w:uiPriority w:val="0"/>
    <w:rPr>
      <w:rFonts w:ascii="Times New Roman" w:hAnsi="Times New Roman" w:eastAsia="黑体" w:cs="黑体"/>
      <w:spacing w:val="-10"/>
      <w:kern w:val="28"/>
      <w:sz w:val="24"/>
      <w:szCs w:val="32"/>
      <w14:ligatures w14:val="none"/>
    </w:rPr>
  </w:style>
  <w:style w:type="paragraph" w:customStyle="1" w:styleId="48">
    <w:name w:val="标题1.1.1"/>
    <w:basedOn w:val="46"/>
    <w:link w:val="49"/>
    <w:qFormat/>
    <w:uiPriority w:val="0"/>
    <w:pPr>
      <w:outlineLvl w:val="2"/>
    </w:pPr>
    <w:rPr>
      <w:b w:val="0"/>
    </w:rPr>
  </w:style>
  <w:style w:type="character" w:customStyle="1" w:styleId="49">
    <w:name w:val="标题1.1.1 字符"/>
    <w:basedOn w:val="47"/>
    <w:link w:val="48"/>
    <w:qFormat/>
    <w:uiPriority w:val="0"/>
    <w:rPr>
      <w:rFonts w:ascii="Times New Roman" w:hAnsi="Times New Roman" w:eastAsia="黑体" w:cs="黑体"/>
      <w:b w:val="0"/>
      <w:spacing w:val="-10"/>
      <w:kern w:val="28"/>
      <w:sz w:val="24"/>
      <w:szCs w:val="32"/>
      <w14:ligatures w14:val="none"/>
    </w:rPr>
  </w:style>
  <w:style w:type="paragraph" w:customStyle="1" w:styleId="50">
    <w:name w:val="正文标题1."/>
    <w:basedOn w:val="48"/>
    <w:next w:val="1"/>
    <w:link w:val="51"/>
    <w:qFormat/>
    <w:uiPriority w:val="0"/>
    <w:pPr>
      <w:numPr>
        <w:ilvl w:val="0"/>
        <w:numId w:val="1"/>
      </w:numPr>
      <w:outlineLvl w:val="3"/>
    </w:pPr>
    <w:rPr>
      <w:rFonts w:ascii="黑体" w:hAnsi="黑体"/>
      <w:b/>
    </w:rPr>
  </w:style>
  <w:style w:type="character" w:customStyle="1" w:styleId="51">
    <w:name w:val="正文标题1. 字符"/>
    <w:basedOn w:val="49"/>
    <w:link w:val="50"/>
    <w:uiPriority w:val="0"/>
    <w:rPr>
      <w:rFonts w:ascii="黑体" w:hAnsi="黑体" w:eastAsia="黑体" w:cs="黑体"/>
      <w:b/>
      <w:spacing w:val="-10"/>
      <w:kern w:val="28"/>
      <w:sz w:val="24"/>
      <w:szCs w:val="32"/>
      <w14:ligatures w14:val="none"/>
    </w:rPr>
  </w:style>
  <w:style w:type="paragraph" w:customStyle="1" w:styleId="52">
    <w:name w:val="表格标题"/>
    <w:basedOn w:val="35"/>
    <w:next w:val="1"/>
    <w:link w:val="53"/>
    <w:qFormat/>
    <w:uiPriority w:val="0"/>
    <w:pPr>
      <w:pageBreakBefore w:val="0"/>
      <w:ind w:firstLine="482"/>
      <w:outlineLvl w:val="6"/>
    </w:pPr>
    <w:rPr>
      <w:sz w:val="21"/>
    </w:rPr>
  </w:style>
  <w:style w:type="character" w:customStyle="1" w:styleId="53">
    <w:name w:val="表格标题 字符"/>
    <w:basedOn w:val="36"/>
    <w:link w:val="52"/>
    <w:uiPriority w:val="0"/>
    <w:rPr>
      <w:rFonts w:ascii="Times New Roman" w:hAnsi="Times New Roman" w:eastAsia="黑体" w:cs="黑体"/>
      <w:spacing w:val="-10"/>
      <w:kern w:val="28"/>
      <w:sz w:val="21"/>
      <w:szCs w:val="32"/>
      <w14:ligatures w14:val="none"/>
    </w:rPr>
  </w:style>
  <w:style w:type="paragraph" w:customStyle="1" w:styleId="54">
    <w:name w:val="表格文字"/>
    <w:basedOn w:val="1"/>
    <w:link w:val="55"/>
    <w:uiPriority w:val="0"/>
    <w:pPr>
      <w:ind w:firstLine="420"/>
    </w:pPr>
    <w:rPr>
      <w:bCs/>
      <w:sz w:val="21"/>
    </w:rPr>
  </w:style>
  <w:style w:type="character" w:customStyle="1" w:styleId="55">
    <w:name w:val="表格文字 字符"/>
    <w:basedOn w:val="17"/>
    <w:link w:val="54"/>
    <w:uiPriority w:val="0"/>
    <w:rPr>
      <w:rFonts w:ascii="Times New Roman" w:hAnsi="Times New Roman" w:eastAsia="宋体"/>
      <w:bCs/>
      <w:sz w:val="21"/>
    </w:rPr>
  </w:style>
  <w:style w:type="character" w:customStyle="1" w:styleId="56">
    <w:name w:val="表格文体"/>
    <w:basedOn w:val="55"/>
    <w:qFormat/>
    <w:uiPriority w:val="1"/>
    <w:rPr>
      <w:rFonts w:ascii="Times New Roman" w:hAnsi="Times New Roman" w:eastAsia="宋体"/>
      <w:sz w:val="21"/>
    </w:rPr>
  </w:style>
  <w:style w:type="paragraph" w:customStyle="1" w:styleId="57">
    <w:name w:val="图标题"/>
    <w:basedOn w:val="52"/>
    <w:next w:val="1"/>
    <w:link w:val="58"/>
    <w:qFormat/>
    <w:uiPriority w:val="0"/>
    <w:rPr>
      <w:b w:val="0"/>
    </w:rPr>
  </w:style>
  <w:style w:type="character" w:customStyle="1" w:styleId="58">
    <w:name w:val="图标题 字符"/>
    <w:basedOn w:val="53"/>
    <w:link w:val="57"/>
    <w:uiPriority w:val="0"/>
    <w:rPr>
      <w:rFonts w:ascii="Times New Roman" w:hAnsi="Times New Roman" w:eastAsia="黑体" w:cs="黑体"/>
      <w:b w:val="0"/>
      <w:spacing w:val="-10"/>
      <w:kern w:val="28"/>
      <w:sz w:val="21"/>
      <w:szCs w:val="32"/>
      <w14:ligatures w14:val="none"/>
    </w:rPr>
  </w:style>
  <w:style w:type="paragraph" w:customStyle="1" w:styleId="59">
    <w:name w:val="TOC Heading"/>
    <w:basedOn w:val="2"/>
    <w:next w:val="1"/>
    <w:unhideWhenUsed/>
    <w:qFormat/>
    <w:uiPriority w:val="39"/>
    <w:pPr>
      <w:widowControl/>
      <w:spacing w:before="240" w:after="0" w:line="259" w:lineRule="auto"/>
      <w:outlineLvl w:val="9"/>
    </w:pPr>
    <w:rPr>
      <w:kern w:val="0"/>
      <w:sz w:val="32"/>
      <w:szCs w:val="32"/>
      <w14:ligatures w14:val="none"/>
    </w:rPr>
  </w:style>
  <w:style w:type="table" w:customStyle="1" w:styleId="60">
    <w:name w:val="Plain Table 2"/>
    <w:basedOn w:val="15"/>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2908E-D9D5-46B7-8927-C6CEBD30ED14}">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6563</Words>
  <Characters>9607</Characters>
  <Lines>195</Lines>
  <Paragraphs>55</Paragraphs>
  <TotalTime>24</TotalTime>
  <ScaleCrop>false</ScaleCrop>
  <LinksUpToDate>false</LinksUpToDate>
  <CharactersWithSpaces>10281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2026-04-18T07:08:00Z</dcterms:created>
  <dc:creator>Un-named</dc:creator>
  <cp:lastModifiedBy>倾盆大雨</cp:lastModifiedBy>
  <dcterms:modified xsi:type="dcterms:W3CDTF">2026-04-22T02:20:04Z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eyJoZGlkIjoiZTgzNmMzZGJlM2Q3ODM0Mjg4MDU3MjBlZDY2ZTRkZmUiLCJ1c2VySWQiOiI0ODMxMjM2MTYifQ==</vt:lpwstr>
  </property>
  <property fmtid="{D5CDD505-2E9C-101B-9397-08002B2CF9AE}" pid="3" name="KSOProductBuildVer">
    <vt:lpwstr>2052-12.1.0.25865</vt:lpwstr>
  </property>
  <property fmtid="{D5CDD505-2E9C-101B-9397-08002B2CF9AE}" pid="4" name="ICV">
    <vt:lpwstr>26F703A3044D476FBC49F73FF9CE1947_12</vt:lpwstr>
  </property>
</Properties>
</file>